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90F23" w14:textId="77777777" w:rsidR="00740134" w:rsidRPr="00E107BA" w:rsidRDefault="00740134" w:rsidP="00740134">
      <w:pPr>
        <w:jc w:val="center"/>
        <w:rPr>
          <w:rFonts w:ascii="Times New Roman" w:hAnsi="Times New Roman"/>
          <w:b/>
          <w:sz w:val="24"/>
          <w:szCs w:val="24"/>
        </w:rPr>
      </w:pPr>
      <w:r w:rsidRPr="00E107BA">
        <w:rPr>
          <w:rFonts w:ascii="Times New Roman" w:hAnsi="Times New Roman"/>
          <w:b/>
          <w:sz w:val="24"/>
          <w:szCs w:val="24"/>
        </w:rPr>
        <w:t>Interference of light</w:t>
      </w:r>
      <w:r w:rsidR="00E107BA">
        <w:rPr>
          <w:rFonts w:ascii="Times New Roman" w:hAnsi="Times New Roman"/>
          <w:b/>
          <w:sz w:val="24"/>
          <w:szCs w:val="24"/>
        </w:rPr>
        <w:t xml:space="preserve">: </w:t>
      </w:r>
      <w:r w:rsidRPr="00E107BA">
        <w:rPr>
          <w:rFonts w:ascii="Times New Roman" w:hAnsi="Times New Roman"/>
          <w:b/>
          <w:sz w:val="24"/>
          <w:szCs w:val="24"/>
        </w:rPr>
        <w:t>Schawlow’s Ruler</w:t>
      </w:r>
    </w:p>
    <w:p w14:paraId="78866E7B" w14:textId="77777777" w:rsidR="00740134" w:rsidRPr="00E107BA" w:rsidRDefault="00740134" w:rsidP="00740134">
      <w:pPr>
        <w:jc w:val="center"/>
        <w:rPr>
          <w:rFonts w:ascii="Times New Roman" w:hAnsi="Times New Roman"/>
          <w:b/>
          <w:sz w:val="24"/>
          <w:szCs w:val="24"/>
        </w:rPr>
      </w:pPr>
    </w:p>
    <w:p w14:paraId="58494A6F" w14:textId="77777777" w:rsidR="00740134" w:rsidRPr="00E107BA" w:rsidRDefault="00740134" w:rsidP="00740134">
      <w:pPr>
        <w:rPr>
          <w:rFonts w:ascii="Times New Roman" w:hAnsi="Times New Roman"/>
          <w:sz w:val="24"/>
          <w:szCs w:val="24"/>
        </w:rPr>
      </w:pPr>
      <w:r w:rsidRPr="00E107BA">
        <w:rPr>
          <w:rFonts w:ascii="Times New Roman" w:hAnsi="Times New Roman"/>
          <w:sz w:val="24"/>
          <w:szCs w:val="24"/>
        </w:rPr>
        <w:t>The goal of this lab is to observe interference effects in light reflected by a crude diffraction grating and to determine from the resulting interference pattern the wavelength of the laser source.</w:t>
      </w:r>
    </w:p>
    <w:p w14:paraId="0EB977F1" w14:textId="77777777" w:rsidR="00740134" w:rsidRPr="00E107BA" w:rsidRDefault="00740134" w:rsidP="00740134">
      <w:pPr>
        <w:rPr>
          <w:rFonts w:ascii="Times New Roman" w:hAnsi="Times New Roman"/>
          <w:b/>
          <w:sz w:val="24"/>
          <w:szCs w:val="24"/>
        </w:rPr>
      </w:pPr>
    </w:p>
    <w:p w14:paraId="7C3B1670" w14:textId="77777777" w:rsidR="00740134" w:rsidRPr="00E107BA" w:rsidRDefault="00740134" w:rsidP="00740134">
      <w:pPr>
        <w:rPr>
          <w:rFonts w:ascii="Times New Roman" w:hAnsi="Times New Roman"/>
          <w:sz w:val="24"/>
          <w:szCs w:val="24"/>
        </w:rPr>
      </w:pPr>
      <w:r w:rsidRPr="00E107BA">
        <w:rPr>
          <w:rFonts w:ascii="Times New Roman" w:hAnsi="Times New Roman"/>
          <w:b/>
          <w:sz w:val="24"/>
          <w:szCs w:val="24"/>
        </w:rPr>
        <w:t>Reference</w:t>
      </w:r>
      <w:r w:rsidR="00E107BA">
        <w:rPr>
          <w:rFonts w:ascii="Times New Roman" w:hAnsi="Times New Roman"/>
          <w:b/>
          <w:sz w:val="24"/>
          <w:szCs w:val="24"/>
        </w:rPr>
        <w:t>s</w:t>
      </w:r>
      <w:r w:rsidRPr="00E107BA">
        <w:rPr>
          <w:rFonts w:ascii="Times New Roman" w:hAnsi="Times New Roman"/>
          <w:sz w:val="24"/>
          <w:szCs w:val="24"/>
        </w:rPr>
        <w:t xml:space="preserve">. A. L. Schawlow, </w:t>
      </w:r>
      <w:r w:rsidRPr="00E107BA">
        <w:rPr>
          <w:rFonts w:ascii="Times New Roman" w:hAnsi="Times New Roman"/>
          <w:i/>
          <w:sz w:val="24"/>
          <w:szCs w:val="24"/>
        </w:rPr>
        <w:t>Am. J. Phys.</w:t>
      </w:r>
      <w:r w:rsidRPr="00E107BA">
        <w:rPr>
          <w:rFonts w:ascii="Times New Roman" w:hAnsi="Times New Roman"/>
          <w:sz w:val="24"/>
          <w:szCs w:val="24"/>
        </w:rPr>
        <w:t xml:space="preserve"> </w:t>
      </w:r>
      <w:r w:rsidRPr="00E107BA">
        <w:rPr>
          <w:rFonts w:ascii="Times New Roman" w:hAnsi="Times New Roman"/>
          <w:b/>
          <w:sz w:val="24"/>
          <w:szCs w:val="24"/>
        </w:rPr>
        <w:t>33</w:t>
      </w:r>
      <w:r w:rsidRPr="00E107BA">
        <w:rPr>
          <w:rFonts w:ascii="Times New Roman" w:hAnsi="Times New Roman"/>
          <w:sz w:val="24"/>
          <w:szCs w:val="24"/>
        </w:rPr>
        <w:t>, 922 (1975)</w:t>
      </w:r>
      <w:r w:rsidR="00E107BA">
        <w:rPr>
          <w:rFonts w:ascii="Times New Roman" w:hAnsi="Times New Roman"/>
          <w:sz w:val="24"/>
          <w:szCs w:val="24"/>
        </w:rPr>
        <w:t xml:space="preserve"> and </w:t>
      </w:r>
      <w:hyperlink r:id="rId6" w:history="1">
        <w:r w:rsidR="008E5878" w:rsidRPr="00E107BA">
          <w:rPr>
            <w:rStyle w:val="Hyperlink"/>
            <w:rFonts w:ascii="Times New Roman" w:hAnsi="Times New Roman"/>
            <w:sz w:val="24"/>
            <w:szCs w:val="24"/>
          </w:rPr>
          <w:t>https://www.nobelprize.org/prizes/physics/1981/schawlow/biographical/</w:t>
        </w:r>
      </w:hyperlink>
    </w:p>
    <w:p w14:paraId="01D8C83E" w14:textId="77777777" w:rsidR="008E5878" w:rsidRPr="00E107BA" w:rsidRDefault="008E5878" w:rsidP="00740134">
      <w:pPr>
        <w:rPr>
          <w:rFonts w:ascii="Times New Roman" w:hAnsi="Times New Roman"/>
          <w:sz w:val="24"/>
          <w:szCs w:val="24"/>
        </w:rPr>
      </w:pPr>
    </w:p>
    <w:p w14:paraId="7486A83F" w14:textId="77777777" w:rsidR="008E5878" w:rsidRPr="00E107BA" w:rsidRDefault="008E5878" w:rsidP="00740134">
      <w:pPr>
        <w:rPr>
          <w:rFonts w:ascii="Times New Roman" w:hAnsi="Times New Roman"/>
          <w:sz w:val="24"/>
          <w:szCs w:val="24"/>
        </w:rPr>
      </w:pPr>
    </w:p>
    <w:p w14:paraId="6CF15BCB" w14:textId="77777777" w:rsidR="00740134" w:rsidRPr="00E107BA" w:rsidRDefault="00740134" w:rsidP="00740134">
      <w:pPr>
        <w:pStyle w:val="ListParagraph"/>
        <w:numPr>
          <w:ilvl w:val="0"/>
          <w:numId w:val="6"/>
        </w:numPr>
        <w:spacing w:after="160" w:line="259" w:lineRule="auto"/>
        <w:ind w:left="270" w:hanging="270"/>
        <w:rPr>
          <w:rFonts w:ascii="Times New Roman" w:hAnsi="Times New Roman"/>
          <w:b/>
          <w:sz w:val="24"/>
          <w:szCs w:val="24"/>
        </w:rPr>
      </w:pPr>
      <w:r w:rsidRPr="00E107BA">
        <w:rPr>
          <w:rFonts w:ascii="Times New Roman" w:hAnsi="Times New Roman"/>
          <w:b/>
          <w:sz w:val="24"/>
          <w:szCs w:val="24"/>
        </w:rPr>
        <w:t>Introduction</w:t>
      </w:r>
    </w:p>
    <w:p w14:paraId="025B62AD" w14:textId="77777777" w:rsidR="00740134" w:rsidRPr="00E107BA" w:rsidRDefault="00740134" w:rsidP="00740134">
      <w:pPr>
        <w:pStyle w:val="ListParagraph"/>
        <w:ind w:left="0"/>
        <w:rPr>
          <w:rFonts w:ascii="Times New Roman" w:hAnsi="Times New Roman"/>
          <w:sz w:val="24"/>
          <w:szCs w:val="24"/>
        </w:rPr>
      </w:pPr>
      <w:r w:rsidRPr="00E107BA">
        <w:rPr>
          <w:rFonts w:ascii="Times New Roman" w:hAnsi="Times New Roman"/>
          <w:noProof/>
          <w:sz w:val="24"/>
          <w:szCs w:val="24"/>
        </w:rPr>
        <w:drawing>
          <wp:anchor distT="0" distB="0" distL="114300" distR="114300" simplePos="0" relativeHeight="251659264" behindDoc="0" locked="0" layoutInCell="1" allowOverlap="1" wp14:anchorId="387D6FEF" wp14:editId="3F3BE5FC">
            <wp:simplePos x="0" y="0"/>
            <wp:positionH relativeFrom="column">
              <wp:posOffset>3293078</wp:posOffset>
            </wp:positionH>
            <wp:positionV relativeFrom="paragraph">
              <wp:posOffset>3175</wp:posOffset>
            </wp:positionV>
            <wp:extent cx="2667000" cy="1505585"/>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667000" cy="15055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107BA">
        <w:rPr>
          <w:rFonts w:ascii="Times New Roman" w:hAnsi="Times New Roman"/>
          <w:sz w:val="24"/>
          <w:szCs w:val="24"/>
        </w:rPr>
        <w:t>A reflection grating is compose of a large, uniform array of reflecting surfaces. Figure 1 depicts a flat reflection grating viewed side-on; in the present context one can think of the device as a flat array of highly reflecting plateaus separated by thin grooves. When illuminated by laser light, these plateaus behave like a collection of identical, coherent, monochromatic sources. The resulting superposition of light on the screen shows a dramatic sequence of interference maxima (bright spots) separated by darkness (where destructive interference prevails). The purpose of this experiment is to infer from the locations of the maxima the wavelength of the incident light. Since you will be using a finely-ruled steel ruler as a grating, you will be measuring the wavelength of light with (of all things) a ruler!</w:t>
      </w:r>
    </w:p>
    <w:p w14:paraId="06E537EE" w14:textId="77777777" w:rsidR="00740134" w:rsidRPr="00E107BA" w:rsidRDefault="00740134" w:rsidP="00740134">
      <w:pPr>
        <w:pStyle w:val="ListParagraph"/>
        <w:ind w:left="360"/>
        <w:rPr>
          <w:rFonts w:ascii="Times New Roman" w:hAnsi="Times New Roman"/>
          <w:sz w:val="24"/>
          <w:szCs w:val="24"/>
        </w:rPr>
      </w:pPr>
    </w:p>
    <w:p w14:paraId="229F57F8" w14:textId="77777777" w:rsidR="00740134" w:rsidRPr="00E107BA" w:rsidRDefault="00740134" w:rsidP="00740134">
      <w:pPr>
        <w:pStyle w:val="ListParagraph"/>
        <w:numPr>
          <w:ilvl w:val="0"/>
          <w:numId w:val="6"/>
        </w:numPr>
        <w:spacing w:after="160" w:line="259" w:lineRule="auto"/>
        <w:ind w:left="360" w:hanging="360"/>
        <w:rPr>
          <w:rFonts w:ascii="Times New Roman" w:hAnsi="Times New Roman"/>
          <w:b/>
          <w:sz w:val="24"/>
          <w:szCs w:val="24"/>
        </w:rPr>
      </w:pPr>
      <w:r w:rsidRPr="00E107BA">
        <w:rPr>
          <w:rFonts w:ascii="Times New Roman" w:hAnsi="Times New Roman"/>
          <w:b/>
          <w:sz w:val="24"/>
          <w:szCs w:val="24"/>
        </w:rPr>
        <w:t>Learning goals</w:t>
      </w:r>
    </w:p>
    <w:p w14:paraId="55FE7988" w14:textId="77777777" w:rsidR="00740134" w:rsidRPr="00E107BA" w:rsidRDefault="00740134" w:rsidP="00740134">
      <w:pPr>
        <w:pStyle w:val="ListParagraph"/>
        <w:ind w:left="0"/>
        <w:rPr>
          <w:rFonts w:ascii="Times New Roman" w:hAnsi="Times New Roman"/>
          <w:sz w:val="24"/>
          <w:szCs w:val="24"/>
        </w:rPr>
      </w:pPr>
      <w:r w:rsidRPr="00E107BA">
        <w:rPr>
          <w:rFonts w:ascii="Times New Roman" w:hAnsi="Times New Roman"/>
          <w:sz w:val="24"/>
          <w:szCs w:val="24"/>
        </w:rPr>
        <w:t xml:space="preserve">At the end of this lab you should know how to </w:t>
      </w:r>
    </w:p>
    <w:p w14:paraId="1E894D0F" w14:textId="77777777" w:rsidR="00740134" w:rsidRPr="00E107BA" w:rsidRDefault="00740134" w:rsidP="00740134">
      <w:pPr>
        <w:pStyle w:val="ListParagraph"/>
        <w:numPr>
          <w:ilvl w:val="0"/>
          <w:numId w:val="5"/>
        </w:numPr>
        <w:spacing w:after="160" w:line="259" w:lineRule="auto"/>
        <w:rPr>
          <w:rFonts w:ascii="Times New Roman" w:hAnsi="Times New Roman"/>
          <w:color w:val="000000" w:themeColor="text1"/>
          <w:sz w:val="24"/>
          <w:szCs w:val="24"/>
        </w:rPr>
      </w:pPr>
      <w:r w:rsidRPr="00E107BA">
        <w:rPr>
          <w:rFonts w:ascii="Times New Roman" w:hAnsi="Times New Roman"/>
          <w:sz w:val="24"/>
          <w:szCs w:val="24"/>
        </w:rPr>
        <w:t xml:space="preserve">Observe interference using a reflection </w:t>
      </w:r>
      <w:r w:rsidRPr="00E107BA">
        <w:rPr>
          <w:rFonts w:ascii="Times New Roman" w:hAnsi="Times New Roman"/>
          <w:color w:val="000000" w:themeColor="text1"/>
          <w:sz w:val="24"/>
          <w:szCs w:val="24"/>
        </w:rPr>
        <w:t xml:space="preserve">grating division of </w:t>
      </w:r>
      <w:r w:rsidR="00ED6D6D" w:rsidRPr="00E107BA">
        <w:rPr>
          <w:rFonts w:ascii="Times New Roman" w:hAnsi="Times New Roman"/>
          <w:color w:val="000000" w:themeColor="text1"/>
          <w:sz w:val="24"/>
          <w:szCs w:val="24"/>
        </w:rPr>
        <w:t>wavefront</w:t>
      </w:r>
      <w:r w:rsidR="00E107BA">
        <w:rPr>
          <w:rFonts w:ascii="Times New Roman" w:hAnsi="Times New Roman"/>
          <w:color w:val="000000" w:themeColor="text1"/>
          <w:sz w:val="24"/>
          <w:szCs w:val="24"/>
        </w:rPr>
        <w:t>.</w:t>
      </w:r>
    </w:p>
    <w:p w14:paraId="145DF0CC" w14:textId="77777777" w:rsidR="00740134" w:rsidRPr="00E107BA" w:rsidRDefault="00740134" w:rsidP="00740134">
      <w:pPr>
        <w:pStyle w:val="ListParagraph"/>
        <w:numPr>
          <w:ilvl w:val="0"/>
          <w:numId w:val="5"/>
        </w:numPr>
        <w:spacing w:after="160" w:line="259" w:lineRule="auto"/>
        <w:rPr>
          <w:rFonts w:ascii="Times New Roman" w:hAnsi="Times New Roman"/>
          <w:sz w:val="24"/>
          <w:szCs w:val="24"/>
        </w:rPr>
      </w:pPr>
      <w:r w:rsidRPr="00E107BA">
        <w:rPr>
          <w:rFonts w:ascii="Times New Roman" w:hAnsi="Times New Roman"/>
          <w:sz w:val="24"/>
          <w:szCs w:val="24"/>
        </w:rPr>
        <w:t>Connect underlying theory of wave addition to intensity profile observed</w:t>
      </w:r>
      <w:r w:rsidR="00E107BA">
        <w:rPr>
          <w:rFonts w:ascii="Times New Roman" w:hAnsi="Times New Roman"/>
          <w:sz w:val="24"/>
          <w:szCs w:val="24"/>
        </w:rPr>
        <w:t>.</w:t>
      </w:r>
    </w:p>
    <w:p w14:paraId="72EB8C5C" w14:textId="77777777" w:rsidR="00740134" w:rsidRPr="00E107BA" w:rsidRDefault="00740134" w:rsidP="00740134">
      <w:pPr>
        <w:pStyle w:val="ListParagraph"/>
        <w:numPr>
          <w:ilvl w:val="0"/>
          <w:numId w:val="5"/>
        </w:numPr>
        <w:spacing w:after="160" w:line="259" w:lineRule="auto"/>
        <w:rPr>
          <w:rFonts w:ascii="Times New Roman" w:hAnsi="Times New Roman"/>
          <w:sz w:val="24"/>
          <w:szCs w:val="24"/>
        </w:rPr>
      </w:pPr>
      <w:r w:rsidRPr="00E107BA">
        <w:rPr>
          <w:rFonts w:ascii="Times New Roman" w:hAnsi="Times New Roman"/>
          <w:sz w:val="24"/>
          <w:szCs w:val="24"/>
        </w:rPr>
        <w:t>Distinguish when the small angle approximation can be used in a large data set</w:t>
      </w:r>
      <w:r w:rsidR="00E107BA">
        <w:rPr>
          <w:rFonts w:ascii="Times New Roman" w:hAnsi="Times New Roman"/>
          <w:sz w:val="24"/>
          <w:szCs w:val="24"/>
        </w:rPr>
        <w:t>.</w:t>
      </w:r>
    </w:p>
    <w:p w14:paraId="5174A5D9" w14:textId="77777777" w:rsidR="00740134" w:rsidRPr="00E107BA" w:rsidRDefault="00E107BA" w:rsidP="00740134">
      <w:pPr>
        <w:pStyle w:val="ListParagraph"/>
        <w:numPr>
          <w:ilvl w:val="0"/>
          <w:numId w:val="5"/>
        </w:numPr>
        <w:spacing w:after="160" w:line="259" w:lineRule="auto"/>
        <w:rPr>
          <w:rFonts w:ascii="Times New Roman" w:hAnsi="Times New Roman"/>
          <w:sz w:val="24"/>
          <w:szCs w:val="24"/>
        </w:rPr>
      </w:pPr>
      <w:r>
        <w:rPr>
          <w:rFonts w:ascii="Times New Roman" w:hAnsi="Times New Roman"/>
          <w:sz w:val="24"/>
          <w:szCs w:val="24"/>
        </w:rPr>
        <w:t>C</w:t>
      </w:r>
      <w:r w:rsidR="00740134" w:rsidRPr="00E107BA">
        <w:rPr>
          <w:rFonts w:ascii="Times New Roman" w:hAnsi="Times New Roman"/>
          <w:sz w:val="24"/>
          <w:szCs w:val="24"/>
        </w:rPr>
        <w:t xml:space="preserve">onvert from </w:t>
      </w:r>
      <w:r>
        <w:rPr>
          <w:rFonts w:ascii="Times New Roman" w:hAnsi="Times New Roman"/>
          <w:sz w:val="24"/>
          <w:szCs w:val="24"/>
        </w:rPr>
        <w:t xml:space="preserve">the </w:t>
      </w:r>
      <w:r w:rsidR="00740134" w:rsidRPr="00E107BA">
        <w:rPr>
          <w:rFonts w:ascii="Times New Roman" w:hAnsi="Times New Roman"/>
          <w:sz w:val="24"/>
          <w:szCs w:val="24"/>
        </w:rPr>
        <w:t>original Schawlow description to a small angle valid description of the experiment.</w:t>
      </w:r>
    </w:p>
    <w:p w14:paraId="030B5C90" w14:textId="5BC3BA8E" w:rsidR="00740134" w:rsidRDefault="00740134" w:rsidP="00740134">
      <w:pPr>
        <w:pStyle w:val="ListParagraph"/>
        <w:numPr>
          <w:ilvl w:val="0"/>
          <w:numId w:val="5"/>
        </w:numPr>
        <w:spacing w:after="160" w:line="259" w:lineRule="auto"/>
        <w:rPr>
          <w:ins w:id="0" w:author="Colbert, Thomas" w:date="2022-12-22T08:23:00Z"/>
          <w:rFonts w:ascii="Times New Roman" w:hAnsi="Times New Roman"/>
          <w:sz w:val="24"/>
          <w:szCs w:val="24"/>
        </w:rPr>
      </w:pPr>
      <w:r w:rsidRPr="00E107BA">
        <w:rPr>
          <w:rFonts w:ascii="Times New Roman" w:hAnsi="Times New Roman"/>
          <w:sz w:val="24"/>
          <w:szCs w:val="24"/>
        </w:rPr>
        <w:t>Properly perform linear fit to determine a measured wavelength</w:t>
      </w:r>
      <w:r w:rsidR="00E107BA">
        <w:rPr>
          <w:rFonts w:ascii="Times New Roman" w:hAnsi="Times New Roman"/>
          <w:sz w:val="24"/>
          <w:szCs w:val="24"/>
        </w:rPr>
        <w:t>.</w:t>
      </w:r>
    </w:p>
    <w:p w14:paraId="7ED8BAD7" w14:textId="11BFF200" w:rsidR="00CC2C66" w:rsidRPr="00E107BA" w:rsidRDefault="00CC2C66" w:rsidP="00740134">
      <w:pPr>
        <w:pStyle w:val="ListParagraph"/>
        <w:numPr>
          <w:ilvl w:val="0"/>
          <w:numId w:val="5"/>
        </w:numPr>
        <w:spacing w:after="160" w:line="259" w:lineRule="auto"/>
        <w:rPr>
          <w:rFonts w:ascii="Times New Roman" w:hAnsi="Times New Roman"/>
          <w:sz w:val="24"/>
          <w:szCs w:val="24"/>
        </w:rPr>
      </w:pPr>
      <w:r>
        <w:rPr>
          <w:rFonts w:ascii="Times New Roman" w:hAnsi="Times New Roman"/>
          <w:sz w:val="24"/>
          <w:szCs w:val="24"/>
        </w:rPr>
        <w:t>Properly perform non-linear fit to appropriate form of theory</w:t>
      </w:r>
    </w:p>
    <w:p w14:paraId="65EAB4E9" w14:textId="77777777" w:rsidR="00740134" w:rsidRPr="00E107BA" w:rsidRDefault="00740134" w:rsidP="00740134">
      <w:pPr>
        <w:pStyle w:val="ListParagraph"/>
        <w:numPr>
          <w:ilvl w:val="0"/>
          <w:numId w:val="5"/>
        </w:numPr>
        <w:spacing w:after="160" w:line="259" w:lineRule="auto"/>
        <w:rPr>
          <w:rFonts w:ascii="Times New Roman" w:hAnsi="Times New Roman"/>
          <w:sz w:val="24"/>
          <w:szCs w:val="24"/>
        </w:rPr>
      </w:pPr>
      <w:r w:rsidRPr="00E107BA">
        <w:rPr>
          <w:rFonts w:ascii="Times New Roman" w:hAnsi="Times New Roman"/>
          <w:sz w:val="24"/>
          <w:szCs w:val="24"/>
        </w:rPr>
        <w:t xml:space="preserve">Understand how </w:t>
      </w:r>
      <w:r w:rsidR="00E107BA" w:rsidRPr="00E107BA">
        <w:rPr>
          <w:rFonts w:ascii="Times New Roman" w:hAnsi="Times New Roman"/>
          <w:sz w:val="24"/>
          <w:szCs w:val="24"/>
        </w:rPr>
        <w:t>th</w:t>
      </w:r>
      <w:r w:rsidR="00E107BA">
        <w:rPr>
          <w:rFonts w:ascii="Times New Roman" w:hAnsi="Times New Roman"/>
          <w:sz w:val="24"/>
          <w:szCs w:val="24"/>
        </w:rPr>
        <w:t>is</w:t>
      </w:r>
      <w:r w:rsidR="00E107BA" w:rsidRPr="00E107BA">
        <w:rPr>
          <w:rFonts w:ascii="Times New Roman" w:hAnsi="Times New Roman"/>
          <w:sz w:val="24"/>
          <w:szCs w:val="24"/>
        </w:rPr>
        <w:t xml:space="preserve"> </w:t>
      </w:r>
      <w:r w:rsidRPr="00E107BA">
        <w:rPr>
          <w:rFonts w:ascii="Times New Roman" w:hAnsi="Times New Roman"/>
          <w:sz w:val="24"/>
          <w:szCs w:val="24"/>
        </w:rPr>
        <w:t>effect can apply to higher resolution spectroscopy with diffraction gratings (more rulings)</w:t>
      </w:r>
    </w:p>
    <w:p w14:paraId="782B3C1D" w14:textId="77777777" w:rsidR="00740134" w:rsidRPr="00E107BA" w:rsidRDefault="00740134" w:rsidP="00740134">
      <w:pPr>
        <w:pStyle w:val="ListParagraph"/>
        <w:rPr>
          <w:rFonts w:ascii="Times New Roman" w:hAnsi="Times New Roman"/>
          <w:sz w:val="24"/>
          <w:szCs w:val="24"/>
        </w:rPr>
      </w:pPr>
    </w:p>
    <w:p w14:paraId="2DAE23D7" w14:textId="77777777" w:rsidR="00740134" w:rsidRPr="00E107BA" w:rsidRDefault="00740134" w:rsidP="00740134">
      <w:pPr>
        <w:pStyle w:val="ListParagraph"/>
        <w:numPr>
          <w:ilvl w:val="0"/>
          <w:numId w:val="6"/>
        </w:numPr>
        <w:spacing w:after="160" w:line="259" w:lineRule="auto"/>
        <w:ind w:left="360" w:hanging="360"/>
        <w:rPr>
          <w:rFonts w:ascii="Times New Roman" w:hAnsi="Times New Roman"/>
          <w:b/>
          <w:sz w:val="24"/>
          <w:szCs w:val="24"/>
        </w:rPr>
      </w:pPr>
      <w:r w:rsidRPr="00E107BA">
        <w:rPr>
          <w:rFonts w:ascii="Times New Roman" w:hAnsi="Times New Roman"/>
          <w:b/>
          <w:sz w:val="24"/>
          <w:szCs w:val="24"/>
        </w:rPr>
        <w:t xml:space="preserve">  Procedure</w:t>
      </w:r>
    </w:p>
    <w:p w14:paraId="0CA1B9F6" w14:textId="6898D916" w:rsidR="00AC45C5" w:rsidRPr="00E107BA" w:rsidRDefault="00AC45C5" w:rsidP="00740134">
      <w:pPr>
        <w:pStyle w:val="ListParagraph"/>
        <w:numPr>
          <w:ilvl w:val="0"/>
          <w:numId w:val="4"/>
        </w:numPr>
        <w:spacing w:after="160" w:line="259" w:lineRule="auto"/>
        <w:rPr>
          <w:rFonts w:ascii="Times New Roman" w:hAnsi="Times New Roman"/>
          <w:sz w:val="24"/>
          <w:szCs w:val="24"/>
        </w:rPr>
      </w:pPr>
      <w:r w:rsidRPr="00E107BA">
        <w:rPr>
          <w:rFonts w:ascii="Times New Roman" w:hAnsi="Times New Roman"/>
          <w:sz w:val="24"/>
          <w:szCs w:val="24"/>
        </w:rPr>
        <w:t xml:space="preserve">Place the ruler on provided </w:t>
      </w:r>
      <w:proofErr w:type="gramStart"/>
      <w:r w:rsidRPr="00E107BA">
        <w:rPr>
          <w:rFonts w:ascii="Times New Roman" w:hAnsi="Times New Roman"/>
          <w:sz w:val="24"/>
          <w:szCs w:val="24"/>
        </w:rPr>
        <w:t>supports</w:t>
      </w:r>
      <w:proofErr w:type="gramEnd"/>
      <w:r w:rsidRPr="00E107BA">
        <w:rPr>
          <w:rFonts w:ascii="Times New Roman" w:hAnsi="Times New Roman"/>
          <w:sz w:val="24"/>
          <w:szCs w:val="24"/>
        </w:rPr>
        <w:t xml:space="preserve"> so that the laser beam hits at wide angle (almost parallel to the ruler), with the center of the laser spot approximately 5 </w:t>
      </w:r>
      <w:r w:rsidR="000B61AF">
        <w:rPr>
          <w:rFonts w:ascii="Times New Roman" w:hAnsi="Times New Roman"/>
          <w:sz w:val="24"/>
          <w:szCs w:val="24"/>
        </w:rPr>
        <w:t>or so</w:t>
      </w:r>
      <w:r w:rsidRPr="00E107BA">
        <w:rPr>
          <w:rFonts w:ascii="Times New Roman" w:hAnsi="Times New Roman"/>
          <w:sz w:val="24"/>
          <w:szCs w:val="24"/>
        </w:rPr>
        <w:t xml:space="preserve"> meters from the wall.</w:t>
      </w:r>
    </w:p>
    <w:p w14:paraId="3367D774" w14:textId="77777777" w:rsidR="00AC45C5" w:rsidRPr="00E107BA" w:rsidRDefault="00AC45C5" w:rsidP="00AC45C5">
      <w:pPr>
        <w:pStyle w:val="ListParagraph"/>
        <w:numPr>
          <w:ilvl w:val="1"/>
          <w:numId w:val="4"/>
        </w:numPr>
        <w:spacing w:after="160" w:line="259" w:lineRule="auto"/>
        <w:rPr>
          <w:rFonts w:ascii="Times New Roman" w:hAnsi="Times New Roman"/>
          <w:sz w:val="24"/>
          <w:szCs w:val="24"/>
        </w:rPr>
      </w:pPr>
      <w:r w:rsidRPr="00E107BA">
        <w:rPr>
          <w:rFonts w:ascii="Times New Roman" w:hAnsi="Times New Roman"/>
          <w:sz w:val="24"/>
          <w:szCs w:val="24"/>
        </w:rPr>
        <w:t>The laser spot on the ruler should be about 1-3 inches in size.</w:t>
      </w:r>
    </w:p>
    <w:p w14:paraId="31C142C0" w14:textId="2C8E40A8" w:rsidR="00AC45C5" w:rsidRDefault="00AC45C5" w:rsidP="00AC45C5">
      <w:pPr>
        <w:pStyle w:val="ListParagraph"/>
        <w:numPr>
          <w:ilvl w:val="1"/>
          <w:numId w:val="4"/>
        </w:numPr>
        <w:spacing w:after="160" w:line="259" w:lineRule="auto"/>
        <w:rPr>
          <w:rFonts w:ascii="Times New Roman" w:hAnsi="Times New Roman"/>
          <w:sz w:val="24"/>
          <w:szCs w:val="24"/>
        </w:rPr>
      </w:pPr>
      <w:r w:rsidRPr="00E107BA">
        <w:rPr>
          <w:rFonts w:ascii="Times New Roman" w:hAnsi="Times New Roman"/>
          <w:sz w:val="24"/>
          <w:szCs w:val="24"/>
        </w:rPr>
        <w:t xml:space="preserve">The ruler </w:t>
      </w:r>
      <w:proofErr w:type="gramStart"/>
      <w:r w:rsidRPr="00E107BA">
        <w:rPr>
          <w:rFonts w:ascii="Times New Roman" w:hAnsi="Times New Roman"/>
          <w:sz w:val="24"/>
          <w:szCs w:val="24"/>
        </w:rPr>
        <w:t>supports</w:t>
      </w:r>
      <w:proofErr w:type="gramEnd"/>
      <w:r w:rsidRPr="00E107BA">
        <w:rPr>
          <w:rFonts w:ascii="Times New Roman" w:hAnsi="Times New Roman"/>
          <w:sz w:val="24"/>
          <w:szCs w:val="24"/>
        </w:rPr>
        <w:t xml:space="preserve"> should already be adjusted so that the ruler </w:t>
      </w:r>
      <w:proofErr w:type="gramStart"/>
      <w:r w:rsidRPr="00E107BA">
        <w:rPr>
          <w:rFonts w:ascii="Times New Roman" w:hAnsi="Times New Roman"/>
          <w:sz w:val="24"/>
          <w:szCs w:val="24"/>
        </w:rPr>
        <w:t>pretty well</w:t>
      </w:r>
      <w:proofErr w:type="gramEnd"/>
      <w:r w:rsidRPr="00E107BA">
        <w:rPr>
          <w:rFonts w:ascii="Times New Roman" w:hAnsi="Times New Roman"/>
          <w:sz w:val="24"/>
          <w:szCs w:val="24"/>
        </w:rPr>
        <w:t xml:space="preserve"> leveled and is square to the wall.</w:t>
      </w:r>
      <w:r w:rsidR="00003233">
        <w:rPr>
          <w:rFonts w:ascii="Times New Roman" w:hAnsi="Times New Roman"/>
          <w:sz w:val="24"/>
          <w:szCs w:val="24"/>
        </w:rPr>
        <w:t xml:space="preserve"> </w:t>
      </w:r>
    </w:p>
    <w:p w14:paraId="68532F91" w14:textId="45669E69" w:rsidR="00DB5832" w:rsidRPr="00E107BA" w:rsidRDefault="00DB5832" w:rsidP="00AC45C5">
      <w:pPr>
        <w:pStyle w:val="ListParagraph"/>
        <w:numPr>
          <w:ilvl w:val="1"/>
          <w:numId w:val="4"/>
        </w:numPr>
        <w:spacing w:after="160" w:line="259" w:lineRule="auto"/>
        <w:rPr>
          <w:rFonts w:ascii="Times New Roman" w:hAnsi="Times New Roman"/>
          <w:sz w:val="24"/>
          <w:szCs w:val="24"/>
        </w:rPr>
      </w:pPr>
      <w:r>
        <w:rPr>
          <w:rFonts w:ascii="Times New Roman" w:hAnsi="Times New Roman"/>
          <w:sz w:val="24"/>
          <w:szCs w:val="24"/>
        </w:rPr>
        <w:t xml:space="preserve">The laser must hit only one well defined set of rulings. </w:t>
      </w:r>
    </w:p>
    <w:p w14:paraId="5E2A8FC6" w14:textId="77777777" w:rsidR="00AC45C5" w:rsidRPr="00E107BA" w:rsidRDefault="00AC45C5" w:rsidP="00740134">
      <w:pPr>
        <w:pStyle w:val="ListParagraph"/>
        <w:numPr>
          <w:ilvl w:val="0"/>
          <w:numId w:val="4"/>
        </w:numPr>
        <w:spacing w:after="160" w:line="259" w:lineRule="auto"/>
        <w:rPr>
          <w:rFonts w:ascii="Times New Roman" w:hAnsi="Times New Roman"/>
          <w:sz w:val="24"/>
          <w:szCs w:val="24"/>
        </w:rPr>
      </w:pPr>
      <w:r w:rsidRPr="00E107BA">
        <w:rPr>
          <w:rFonts w:ascii="Times New Roman" w:hAnsi="Times New Roman"/>
          <w:sz w:val="24"/>
          <w:szCs w:val="24"/>
        </w:rPr>
        <w:lastRenderedPageBreak/>
        <w:t>The laser is typically about 1 meter from the ruler, and is on a tab</w:t>
      </w:r>
      <w:r w:rsidR="00E107BA">
        <w:rPr>
          <w:rFonts w:ascii="Times New Roman" w:hAnsi="Times New Roman"/>
          <w:sz w:val="24"/>
          <w:szCs w:val="24"/>
        </w:rPr>
        <w:t>l</w:t>
      </w:r>
      <w:r w:rsidRPr="00E107BA">
        <w:rPr>
          <w:rFonts w:ascii="Times New Roman" w:hAnsi="Times New Roman"/>
          <w:sz w:val="24"/>
          <w:szCs w:val="24"/>
        </w:rPr>
        <w:t>e slightly tilted to create the shallow entry angle incident upon the ruler.</w:t>
      </w:r>
      <w:r w:rsidR="00003233">
        <w:rPr>
          <w:rFonts w:ascii="Times New Roman" w:hAnsi="Times New Roman"/>
          <w:sz w:val="24"/>
          <w:szCs w:val="24"/>
        </w:rPr>
        <w:t xml:space="preserve"> </w:t>
      </w:r>
    </w:p>
    <w:p w14:paraId="21DA7879" w14:textId="77777777" w:rsidR="00AC45C5" w:rsidRPr="00E107BA" w:rsidRDefault="00AC45C5" w:rsidP="00740134">
      <w:pPr>
        <w:pStyle w:val="ListParagraph"/>
        <w:numPr>
          <w:ilvl w:val="0"/>
          <w:numId w:val="4"/>
        </w:numPr>
        <w:spacing w:after="160" w:line="259" w:lineRule="auto"/>
        <w:rPr>
          <w:rFonts w:ascii="Times New Roman" w:hAnsi="Times New Roman"/>
          <w:sz w:val="24"/>
          <w:szCs w:val="24"/>
        </w:rPr>
      </w:pPr>
      <w:r w:rsidRPr="00E107BA">
        <w:rPr>
          <w:rFonts w:ascii="Times New Roman" w:hAnsi="Times New Roman"/>
          <w:sz w:val="24"/>
          <w:szCs w:val="24"/>
        </w:rPr>
        <w:t>The ruler supports should not need adjusting. Instead, you might need to adjust the height of the laser using the large lab jack the laser is mounted upon.</w:t>
      </w:r>
      <w:r w:rsidR="00E107BA">
        <w:rPr>
          <w:rFonts w:ascii="Times New Roman" w:hAnsi="Times New Roman"/>
          <w:sz w:val="24"/>
          <w:szCs w:val="24"/>
        </w:rPr>
        <w:t xml:space="preserve"> </w:t>
      </w:r>
      <w:r w:rsidRPr="00E107BA">
        <w:rPr>
          <w:rFonts w:ascii="Times New Roman" w:hAnsi="Times New Roman"/>
          <w:sz w:val="24"/>
          <w:szCs w:val="24"/>
        </w:rPr>
        <w:t>This controls the vertical position of the laser relative to the ruler.</w:t>
      </w:r>
    </w:p>
    <w:p w14:paraId="554C6FC1" w14:textId="77777777" w:rsidR="006C1548" w:rsidRPr="00E107BA" w:rsidRDefault="00740134" w:rsidP="00740134">
      <w:pPr>
        <w:pStyle w:val="ListParagraph"/>
        <w:numPr>
          <w:ilvl w:val="0"/>
          <w:numId w:val="4"/>
        </w:numPr>
        <w:spacing w:after="160" w:line="259" w:lineRule="auto"/>
        <w:rPr>
          <w:rFonts w:ascii="Times New Roman" w:hAnsi="Times New Roman"/>
          <w:sz w:val="24"/>
          <w:szCs w:val="24"/>
        </w:rPr>
      </w:pPr>
      <w:r w:rsidRPr="00E107BA">
        <w:rPr>
          <w:rFonts w:ascii="Times New Roman" w:hAnsi="Times New Roman"/>
          <w:sz w:val="24"/>
          <w:szCs w:val="24"/>
        </w:rPr>
        <w:t>The laser is</w:t>
      </w:r>
      <w:r w:rsidR="00AC45C5" w:rsidRPr="00E107BA">
        <w:rPr>
          <w:rFonts w:ascii="Times New Roman" w:hAnsi="Times New Roman"/>
          <w:sz w:val="24"/>
          <w:szCs w:val="24"/>
        </w:rPr>
        <w:t xml:space="preserve"> also</w:t>
      </w:r>
      <w:r w:rsidRPr="00E107BA">
        <w:rPr>
          <w:rFonts w:ascii="Times New Roman" w:hAnsi="Times New Roman"/>
          <w:sz w:val="24"/>
          <w:szCs w:val="24"/>
        </w:rPr>
        <w:t xml:space="preserve"> mounted on a </w:t>
      </w:r>
      <w:r w:rsidR="00AC45C5" w:rsidRPr="00E107BA">
        <w:rPr>
          <w:rFonts w:ascii="Times New Roman" w:hAnsi="Times New Roman"/>
          <w:sz w:val="24"/>
          <w:szCs w:val="24"/>
        </w:rPr>
        <w:t xml:space="preserve">horizontal fine adjust </w:t>
      </w:r>
      <w:r w:rsidRPr="00E107BA">
        <w:rPr>
          <w:rFonts w:ascii="Times New Roman" w:hAnsi="Times New Roman"/>
          <w:sz w:val="24"/>
          <w:szCs w:val="24"/>
        </w:rPr>
        <w:t>translator, so you</w:t>
      </w:r>
      <w:r w:rsidR="00AC45C5" w:rsidRPr="00E107BA">
        <w:rPr>
          <w:rFonts w:ascii="Times New Roman" w:hAnsi="Times New Roman"/>
          <w:sz w:val="24"/>
          <w:szCs w:val="24"/>
        </w:rPr>
        <w:t xml:space="preserve"> can control its lateral position</w:t>
      </w:r>
      <w:r w:rsidRPr="00E107BA">
        <w:rPr>
          <w:rFonts w:ascii="Times New Roman" w:hAnsi="Times New Roman"/>
          <w:sz w:val="24"/>
          <w:szCs w:val="24"/>
        </w:rPr>
        <w:t xml:space="preserve">. Allow part of the laser beam to pass undeflected alongside the ruler to establish a reference point. </w:t>
      </w:r>
    </w:p>
    <w:p w14:paraId="706828FC" w14:textId="3BA72986" w:rsidR="00740134" w:rsidRPr="00E107BA" w:rsidRDefault="006C1548" w:rsidP="00740134">
      <w:pPr>
        <w:pStyle w:val="ListParagraph"/>
        <w:numPr>
          <w:ilvl w:val="0"/>
          <w:numId w:val="4"/>
        </w:numPr>
        <w:spacing w:after="160" w:line="259" w:lineRule="auto"/>
        <w:rPr>
          <w:rFonts w:ascii="Times New Roman" w:hAnsi="Times New Roman"/>
          <w:sz w:val="24"/>
          <w:szCs w:val="24"/>
        </w:rPr>
      </w:pPr>
      <w:r w:rsidRPr="00E107BA">
        <w:rPr>
          <w:rFonts w:ascii="Times New Roman" w:hAnsi="Times New Roman"/>
          <w:sz w:val="24"/>
          <w:szCs w:val="24"/>
        </w:rPr>
        <w:t xml:space="preserve">The </w:t>
      </w:r>
      <w:r w:rsidRPr="000B61AF">
        <w:rPr>
          <w:rFonts w:ascii="Times New Roman" w:hAnsi="Times New Roman"/>
          <w:b/>
          <w:bCs/>
          <w:sz w:val="24"/>
          <w:szCs w:val="24"/>
          <w:u w:val="single"/>
        </w:rPr>
        <w:t>reference point</w:t>
      </w:r>
      <w:r w:rsidRPr="00E107BA">
        <w:rPr>
          <w:rFonts w:ascii="Times New Roman" w:hAnsi="Times New Roman"/>
          <w:sz w:val="24"/>
          <w:szCs w:val="24"/>
        </w:rPr>
        <w:t xml:space="preserve"> is the “straight through” path of the laser on the wall.</w:t>
      </w:r>
      <w:r w:rsidR="00003233">
        <w:rPr>
          <w:rFonts w:ascii="Times New Roman" w:hAnsi="Times New Roman"/>
          <w:sz w:val="24"/>
          <w:szCs w:val="24"/>
        </w:rPr>
        <w:t xml:space="preserve"> </w:t>
      </w:r>
      <w:r w:rsidR="000B61AF">
        <w:rPr>
          <w:rFonts w:ascii="Times New Roman" w:hAnsi="Times New Roman"/>
          <w:sz w:val="24"/>
          <w:szCs w:val="24"/>
        </w:rPr>
        <w:t xml:space="preserve"> It MUST be measured carefully.  </w:t>
      </w:r>
      <w:r w:rsidR="000B61AF" w:rsidRPr="000B61AF">
        <w:rPr>
          <w:rFonts w:ascii="Times New Roman" w:hAnsi="Times New Roman"/>
          <w:sz w:val="24"/>
          <w:szCs w:val="24"/>
          <w:u w:val="single"/>
        </w:rPr>
        <w:t xml:space="preserve">An error in this goes to all other data points. </w:t>
      </w:r>
    </w:p>
    <w:p w14:paraId="66F93EA2" w14:textId="77777777" w:rsidR="006C1548" w:rsidRPr="00E107BA" w:rsidRDefault="006C1548" w:rsidP="00740134">
      <w:pPr>
        <w:pStyle w:val="ListParagraph"/>
        <w:numPr>
          <w:ilvl w:val="0"/>
          <w:numId w:val="4"/>
        </w:numPr>
        <w:spacing w:after="160" w:line="259" w:lineRule="auto"/>
        <w:rPr>
          <w:rFonts w:ascii="Times New Roman" w:hAnsi="Times New Roman"/>
          <w:sz w:val="24"/>
          <w:szCs w:val="24"/>
        </w:rPr>
      </w:pPr>
      <w:r w:rsidRPr="00E107BA">
        <w:rPr>
          <w:rFonts w:ascii="Times New Roman" w:hAnsi="Times New Roman"/>
          <w:sz w:val="24"/>
          <w:szCs w:val="24"/>
        </w:rPr>
        <w:t xml:space="preserve">Translate the laser onto the ruler so that you can see the interference pattern. </w:t>
      </w:r>
    </w:p>
    <w:p w14:paraId="02E4CD0F" w14:textId="77777777" w:rsidR="006C1548" w:rsidRPr="00E107BA" w:rsidRDefault="006C1548" w:rsidP="00740134">
      <w:pPr>
        <w:pStyle w:val="ListParagraph"/>
        <w:numPr>
          <w:ilvl w:val="0"/>
          <w:numId w:val="4"/>
        </w:numPr>
        <w:spacing w:after="160" w:line="259" w:lineRule="auto"/>
        <w:rPr>
          <w:rFonts w:ascii="Times New Roman" w:hAnsi="Times New Roman"/>
          <w:sz w:val="24"/>
          <w:szCs w:val="24"/>
        </w:rPr>
      </w:pPr>
      <w:r w:rsidRPr="00E107BA">
        <w:rPr>
          <w:rFonts w:ascii="Times New Roman" w:hAnsi="Times New Roman"/>
          <w:sz w:val="24"/>
          <w:szCs w:val="24"/>
        </w:rPr>
        <w:t xml:space="preserve">Hang paper from the wall (a long narrow strip or several pages taped together) where you will record positions of the laser pattern (constructive </w:t>
      </w:r>
      <w:proofErr w:type="spellStart"/>
      <w:r w:rsidRPr="00E107BA">
        <w:rPr>
          <w:rFonts w:ascii="Times New Roman" w:hAnsi="Times New Roman"/>
          <w:sz w:val="24"/>
          <w:szCs w:val="24"/>
        </w:rPr>
        <w:t>intereference</w:t>
      </w:r>
      <w:proofErr w:type="spellEnd"/>
      <w:r w:rsidRPr="00E107BA">
        <w:rPr>
          <w:rFonts w:ascii="Times New Roman" w:hAnsi="Times New Roman"/>
          <w:sz w:val="24"/>
          <w:szCs w:val="24"/>
        </w:rPr>
        <w:t xml:space="preserve"> fringe positions).</w:t>
      </w:r>
    </w:p>
    <w:p w14:paraId="1E9B63C3" w14:textId="42349D0D" w:rsidR="006C1548" w:rsidRPr="00E107BA" w:rsidRDefault="006C1548" w:rsidP="00740134">
      <w:pPr>
        <w:pStyle w:val="ListParagraph"/>
        <w:numPr>
          <w:ilvl w:val="0"/>
          <w:numId w:val="4"/>
        </w:numPr>
        <w:spacing w:after="160" w:line="259" w:lineRule="auto"/>
        <w:rPr>
          <w:rFonts w:ascii="Times New Roman" w:hAnsi="Times New Roman"/>
          <w:sz w:val="24"/>
          <w:szCs w:val="24"/>
        </w:rPr>
      </w:pPr>
      <w:r w:rsidRPr="00E107BA">
        <w:rPr>
          <w:rFonts w:ascii="Times New Roman" w:hAnsi="Times New Roman"/>
          <w:sz w:val="24"/>
          <w:szCs w:val="24"/>
        </w:rPr>
        <w:t>First mark the position the laser hits the wall as a “stra</w:t>
      </w:r>
      <w:r w:rsidR="00DB5832">
        <w:rPr>
          <w:rFonts w:ascii="Times New Roman" w:hAnsi="Times New Roman"/>
          <w:sz w:val="24"/>
          <w:szCs w:val="24"/>
        </w:rPr>
        <w:t>ight</w:t>
      </w:r>
      <w:r w:rsidRPr="00E107BA">
        <w:rPr>
          <w:rFonts w:ascii="Times New Roman" w:hAnsi="Times New Roman"/>
          <w:sz w:val="24"/>
          <w:szCs w:val="24"/>
        </w:rPr>
        <w:t xml:space="preserve"> through” path.</w:t>
      </w:r>
      <w:r w:rsidR="000B61AF">
        <w:rPr>
          <w:rFonts w:ascii="Times New Roman" w:hAnsi="Times New Roman"/>
          <w:sz w:val="24"/>
          <w:szCs w:val="24"/>
        </w:rPr>
        <w:t xml:space="preserve">  See step 5. </w:t>
      </w:r>
    </w:p>
    <w:p w14:paraId="4A4EE2DE" w14:textId="14A1FC49" w:rsidR="006C1548" w:rsidRPr="00E107BA" w:rsidRDefault="006C1548" w:rsidP="006C1548">
      <w:pPr>
        <w:pStyle w:val="ListParagraph"/>
        <w:numPr>
          <w:ilvl w:val="0"/>
          <w:numId w:val="4"/>
        </w:numPr>
        <w:spacing w:after="160" w:line="259" w:lineRule="auto"/>
        <w:rPr>
          <w:rFonts w:ascii="Times New Roman" w:hAnsi="Times New Roman"/>
          <w:sz w:val="24"/>
          <w:szCs w:val="24"/>
        </w:rPr>
      </w:pPr>
      <w:r w:rsidRPr="00E107BA">
        <w:rPr>
          <w:rFonts w:ascii="Times New Roman" w:hAnsi="Times New Roman"/>
          <w:sz w:val="24"/>
          <w:szCs w:val="24"/>
        </w:rPr>
        <w:t xml:space="preserve">Next mark the position of a simple specular (mirror like) reflection upon the wall. This position is the zero order (n=0) maximum. You must find the </w:t>
      </w:r>
      <w:r w:rsidRPr="00E107BA">
        <w:rPr>
          <w:rFonts w:ascii="Times New Roman" w:hAnsi="Times New Roman"/>
          <w:sz w:val="24"/>
          <w:szCs w:val="24"/>
          <w:u w:val="single"/>
        </w:rPr>
        <w:t>“zeroth-order” maximum</w:t>
      </w:r>
      <w:r w:rsidRPr="00E107BA">
        <w:rPr>
          <w:rFonts w:ascii="Times New Roman" w:hAnsi="Times New Roman"/>
          <w:sz w:val="24"/>
          <w:szCs w:val="24"/>
        </w:rPr>
        <w:t xml:space="preserve"> (corresponding to n = 0) located at </w:t>
      </w:r>
      <w:proofErr w:type="spellStart"/>
      <w:r w:rsidRPr="00E107BA">
        <w:rPr>
          <w:rFonts w:ascii="Times New Roman" w:hAnsi="Times New Roman"/>
          <w:sz w:val="24"/>
          <w:szCs w:val="24"/>
        </w:rPr>
        <w:t>y</w:t>
      </w:r>
      <w:r w:rsidRPr="00E107BA">
        <w:rPr>
          <w:rFonts w:ascii="Times New Roman" w:hAnsi="Times New Roman"/>
          <w:sz w:val="24"/>
          <w:szCs w:val="24"/>
          <w:vertAlign w:val="subscript"/>
        </w:rPr>
        <w:t>o</w:t>
      </w:r>
      <w:proofErr w:type="spellEnd"/>
      <w:r w:rsidRPr="00E107BA">
        <w:rPr>
          <w:rFonts w:ascii="Times New Roman" w:hAnsi="Times New Roman"/>
          <w:sz w:val="24"/>
          <w:szCs w:val="24"/>
        </w:rPr>
        <w:t>. This particular maximum is the red spot where a purely reflected beam hits the wall.</w:t>
      </w:r>
      <w:r w:rsidR="00003233">
        <w:rPr>
          <w:rFonts w:ascii="Times New Roman" w:hAnsi="Times New Roman"/>
          <w:sz w:val="24"/>
          <w:szCs w:val="24"/>
        </w:rPr>
        <w:t xml:space="preserve"> </w:t>
      </w:r>
      <w:r w:rsidRPr="00E107BA">
        <w:rPr>
          <w:rFonts w:ascii="Times New Roman" w:hAnsi="Times New Roman"/>
          <w:sz w:val="24"/>
          <w:szCs w:val="24"/>
        </w:rPr>
        <w:t xml:space="preserve"> Since the identification of this maximum can be confusing, it helps to momentarily slide the </w:t>
      </w:r>
      <w:r w:rsidR="000B61AF">
        <w:rPr>
          <w:rFonts w:ascii="Times New Roman" w:hAnsi="Times New Roman"/>
          <w:sz w:val="24"/>
          <w:szCs w:val="24"/>
        </w:rPr>
        <w:t>laser beam</w:t>
      </w:r>
      <w:r w:rsidRPr="00E107BA">
        <w:rPr>
          <w:rFonts w:ascii="Times New Roman" w:hAnsi="Times New Roman"/>
          <w:sz w:val="24"/>
          <w:szCs w:val="24"/>
        </w:rPr>
        <w:t xml:space="preserve"> sideways so that the laser beam reflects off a perfectly smooth portion of the ruler. Under these conditions one gets only the zeroth-order maximum</w:t>
      </w:r>
      <w:r w:rsidR="00DB5832">
        <w:rPr>
          <w:rFonts w:ascii="Times New Roman" w:hAnsi="Times New Roman"/>
          <w:sz w:val="24"/>
          <w:szCs w:val="24"/>
        </w:rPr>
        <w:t xml:space="preserve"> (no interference)</w:t>
      </w:r>
      <w:r w:rsidRPr="00E107BA">
        <w:rPr>
          <w:rFonts w:ascii="Times New Roman" w:hAnsi="Times New Roman"/>
          <w:sz w:val="24"/>
          <w:szCs w:val="24"/>
        </w:rPr>
        <w:t>; carefully mark its location on the wall, and then move the ruler back to its proper position.</w:t>
      </w:r>
    </w:p>
    <w:p w14:paraId="4F6243E0" w14:textId="007E0990" w:rsidR="00740134" w:rsidRPr="00E107BA" w:rsidRDefault="00740134" w:rsidP="00740134">
      <w:pPr>
        <w:pStyle w:val="ListParagraph"/>
        <w:numPr>
          <w:ilvl w:val="0"/>
          <w:numId w:val="4"/>
        </w:numPr>
        <w:spacing w:after="160" w:line="259" w:lineRule="auto"/>
        <w:rPr>
          <w:rFonts w:ascii="Times New Roman" w:hAnsi="Times New Roman"/>
          <w:sz w:val="24"/>
          <w:szCs w:val="24"/>
        </w:rPr>
      </w:pPr>
      <w:r w:rsidRPr="00E107BA">
        <w:rPr>
          <w:rFonts w:ascii="Times New Roman" w:hAnsi="Times New Roman"/>
          <w:sz w:val="24"/>
          <w:szCs w:val="24"/>
        </w:rPr>
        <w:t xml:space="preserve">The </w:t>
      </w:r>
      <w:r w:rsidRPr="000B61AF">
        <w:rPr>
          <w:rFonts w:ascii="Times New Roman" w:hAnsi="Times New Roman"/>
          <w:b/>
          <w:bCs/>
          <w:sz w:val="48"/>
          <w:szCs w:val="48"/>
        </w:rPr>
        <w:t>midpoint</w:t>
      </w:r>
      <w:r w:rsidRPr="00E107BA">
        <w:rPr>
          <w:rFonts w:ascii="Times New Roman" w:hAnsi="Times New Roman"/>
          <w:sz w:val="24"/>
          <w:szCs w:val="24"/>
        </w:rPr>
        <w:t xml:space="preserve"> between the </w:t>
      </w:r>
      <w:r w:rsidRPr="000B61AF">
        <w:rPr>
          <w:rFonts w:ascii="Times New Roman" w:hAnsi="Times New Roman"/>
          <w:b/>
          <w:bCs/>
          <w:sz w:val="24"/>
          <w:szCs w:val="24"/>
        </w:rPr>
        <w:t>“reference point”</w:t>
      </w:r>
      <w:r w:rsidRPr="00E107BA">
        <w:rPr>
          <w:rFonts w:ascii="Times New Roman" w:hAnsi="Times New Roman"/>
          <w:sz w:val="24"/>
          <w:szCs w:val="24"/>
        </w:rPr>
        <w:t xml:space="preserve"> and the “</w:t>
      </w:r>
      <w:proofErr w:type="gramStart"/>
      <w:r w:rsidRPr="00E107BA">
        <w:rPr>
          <w:rFonts w:ascii="Times New Roman" w:hAnsi="Times New Roman"/>
          <w:sz w:val="24"/>
          <w:szCs w:val="24"/>
        </w:rPr>
        <w:t>zeroth-order</w:t>
      </w:r>
      <w:proofErr w:type="gramEnd"/>
      <w:r w:rsidRPr="00E107BA">
        <w:rPr>
          <w:rFonts w:ascii="Times New Roman" w:hAnsi="Times New Roman"/>
          <w:sz w:val="24"/>
          <w:szCs w:val="24"/>
        </w:rPr>
        <w:t xml:space="preserve">” maximum must </w:t>
      </w:r>
      <w:r w:rsidR="000B61AF" w:rsidRPr="000B61AF">
        <w:rPr>
          <w:rFonts w:ascii="Times New Roman" w:hAnsi="Times New Roman"/>
          <w:b/>
          <w:bCs/>
          <w:sz w:val="24"/>
          <w:szCs w:val="24"/>
        </w:rPr>
        <w:t>(reflection)</w:t>
      </w:r>
      <w:r w:rsidR="000B61AF">
        <w:rPr>
          <w:rFonts w:ascii="Times New Roman" w:hAnsi="Times New Roman"/>
          <w:sz w:val="24"/>
          <w:szCs w:val="24"/>
        </w:rPr>
        <w:t xml:space="preserve"> </w:t>
      </w:r>
      <w:r w:rsidRPr="00E107BA">
        <w:rPr>
          <w:rFonts w:ascii="Times New Roman" w:hAnsi="Times New Roman"/>
          <w:sz w:val="24"/>
          <w:szCs w:val="24"/>
        </w:rPr>
        <w:t xml:space="preserve">lie on the plane of the ruler. All measurements of the </w:t>
      </w:r>
      <w:proofErr w:type="spellStart"/>
      <w:r w:rsidRPr="00E107BA">
        <w:rPr>
          <w:rFonts w:ascii="Times New Roman" w:hAnsi="Times New Roman"/>
          <w:sz w:val="24"/>
          <w:szCs w:val="24"/>
        </w:rPr>
        <w:t>y</w:t>
      </w:r>
      <w:r w:rsidRPr="00E107BA">
        <w:rPr>
          <w:rFonts w:ascii="Times New Roman" w:hAnsi="Times New Roman"/>
          <w:sz w:val="24"/>
          <w:szCs w:val="24"/>
          <w:vertAlign w:val="subscript"/>
        </w:rPr>
        <w:t>n</w:t>
      </w:r>
      <w:proofErr w:type="spellEnd"/>
      <w:r w:rsidRPr="00E107BA">
        <w:rPr>
          <w:rFonts w:ascii="Times New Roman" w:hAnsi="Times New Roman"/>
          <w:sz w:val="24"/>
          <w:szCs w:val="24"/>
        </w:rPr>
        <w:t xml:space="preserve"> should be made from this </w:t>
      </w:r>
      <w:r w:rsidRPr="000B61AF">
        <w:rPr>
          <w:rFonts w:ascii="Times New Roman" w:hAnsi="Times New Roman"/>
          <w:b/>
          <w:bCs/>
          <w:sz w:val="52"/>
          <w:szCs w:val="52"/>
        </w:rPr>
        <w:t>midpoint.</w:t>
      </w:r>
      <w:r w:rsidR="006C1548" w:rsidRPr="000B61AF">
        <w:rPr>
          <w:rFonts w:ascii="Times New Roman" w:hAnsi="Times New Roman"/>
          <w:b/>
          <w:bCs/>
          <w:sz w:val="52"/>
          <w:szCs w:val="52"/>
        </w:rPr>
        <w:t xml:space="preserve"> </w:t>
      </w:r>
      <w:r w:rsidR="00DB5832">
        <w:rPr>
          <w:rFonts w:ascii="Times New Roman" w:hAnsi="Times New Roman"/>
          <w:sz w:val="24"/>
          <w:szCs w:val="24"/>
        </w:rPr>
        <w:t xml:space="preserve">  THIS IS NOT WHERE THE ZERO ORDER FRINGE IS LOCATED.  NO </w:t>
      </w:r>
      <w:proofErr w:type="spellStart"/>
      <w:r w:rsidR="00DB5832">
        <w:rPr>
          <w:rFonts w:ascii="Times New Roman" w:hAnsi="Times New Roman"/>
          <w:sz w:val="24"/>
          <w:szCs w:val="24"/>
        </w:rPr>
        <w:t>NO</w:t>
      </w:r>
      <w:proofErr w:type="spellEnd"/>
      <w:r w:rsidR="00DB5832">
        <w:rPr>
          <w:rFonts w:ascii="Times New Roman" w:hAnsi="Times New Roman"/>
          <w:sz w:val="24"/>
          <w:szCs w:val="24"/>
        </w:rPr>
        <w:t xml:space="preserve"> </w:t>
      </w:r>
      <w:proofErr w:type="spellStart"/>
      <w:r w:rsidR="00DB5832">
        <w:rPr>
          <w:rFonts w:ascii="Times New Roman" w:hAnsi="Times New Roman"/>
          <w:sz w:val="24"/>
          <w:szCs w:val="24"/>
        </w:rPr>
        <w:t>NO</w:t>
      </w:r>
      <w:proofErr w:type="spellEnd"/>
      <w:r w:rsidR="00DB5832">
        <w:rPr>
          <w:rFonts w:ascii="Times New Roman" w:hAnsi="Times New Roman"/>
          <w:sz w:val="24"/>
          <w:szCs w:val="24"/>
        </w:rPr>
        <w:t>!</w:t>
      </w:r>
      <w:r w:rsidR="000B61AF">
        <w:rPr>
          <w:rFonts w:ascii="Times New Roman" w:hAnsi="Times New Roman"/>
          <w:sz w:val="24"/>
          <w:szCs w:val="24"/>
        </w:rPr>
        <w:t xml:space="preserve">   The midpoint is all important. </w:t>
      </w:r>
    </w:p>
    <w:p w14:paraId="07D2D16E" w14:textId="45881759" w:rsidR="00740134" w:rsidRPr="00E107BA" w:rsidRDefault="00740134" w:rsidP="00740134">
      <w:pPr>
        <w:pStyle w:val="ListParagraph"/>
        <w:numPr>
          <w:ilvl w:val="0"/>
          <w:numId w:val="4"/>
        </w:numPr>
        <w:spacing w:after="160" w:line="259" w:lineRule="auto"/>
        <w:rPr>
          <w:rFonts w:ascii="Times New Roman" w:hAnsi="Times New Roman"/>
          <w:sz w:val="24"/>
          <w:szCs w:val="24"/>
        </w:rPr>
      </w:pPr>
      <w:r w:rsidRPr="00E107BA">
        <w:rPr>
          <w:rFonts w:ascii="Times New Roman" w:hAnsi="Times New Roman"/>
          <w:sz w:val="24"/>
          <w:szCs w:val="24"/>
        </w:rPr>
        <w:t xml:space="preserve">We recommend that you start with </w:t>
      </w:r>
      <w:proofErr w:type="spellStart"/>
      <w:r w:rsidRPr="00E107BA">
        <w:rPr>
          <w:rFonts w:ascii="Times New Roman" w:hAnsi="Times New Roman"/>
          <w:sz w:val="24"/>
          <w:szCs w:val="24"/>
        </w:rPr>
        <w:t>y</w:t>
      </w:r>
      <w:r w:rsidRPr="00E107BA">
        <w:rPr>
          <w:rFonts w:ascii="Times New Roman" w:hAnsi="Times New Roman"/>
          <w:sz w:val="24"/>
          <w:szCs w:val="24"/>
          <w:vertAlign w:val="subscript"/>
        </w:rPr>
        <w:t>o</w:t>
      </w:r>
      <w:proofErr w:type="spellEnd"/>
      <w:r w:rsidR="000B61AF">
        <w:rPr>
          <w:rFonts w:ascii="Times New Roman" w:hAnsi="Times New Roman"/>
          <w:sz w:val="24"/>
          <w:szCs w:val="24"/>
          <w:vertAlign w:val="subscript"/>
        </w:rPr>
        <w:t xml:space="preserve"> </w:t>
      </w:r>
      <w:r w:rsidR="000B61AF" w:rsidRPr="000B61AF">
        <w:rPr>
          <w:rFonts w:ascii="Times New Roman" w:hAnsi="Times New Roman"/>
          <w:sz w:val="24"/>
          <w:szCs w:val="24"/>
        </w:rPr>
        <w:t>(the reflection)</w:t>
      </w:r>
      <w:r w:rsidRPr="00E107BA">
        <w:rPr>
          <w:rFonts w:ascii="Times New Roman" w:hAnsi="Times New Roman"/>
          <w:sz w:val="24"/>
          <w:szCs w:val="24"/>
        </w:rPr>
        <w:t xml:space="preserve"> and not worry about the few “</w:t>
      </w:r>
      <w:proofErr w:type="gramStart"/>
      <w:r w:rsidRPr="00E107BA">
        <w:rPr>
          <w:rFonts w:ascii="Times New Roman" w:hAnsi="Times New Roman"/>
          <w:sz w:val="24"/>
          <w:szCs w:val="24"/>
        </w:rPr>
        <w:t>negative-order</w:t>
      </w:r>
      <w:proofErr w:type="gramEnd"/>
      <w:r w:rsidRPr="00E107BA">
        <w:rPr>
          <w:rFonts w:ascii="Times New Roman" w:hAnsi="Times New Roman"/>
          <w:sz w:val="24"/>
          <w:szCs w:val="24"/>
        </w:rPr>
        <w:t>” maxima below it.</w:t>
      </w:r>
      <w:r w:rsidR="00003233">
        <w:rPr>
          <w:rFonts w:ascii="Times New Roman" w:hAnsi="Times New Roman"/>
          <w:sz w:val="24"/>
          <w:szCs w:val="24"/>
        </w:rPr>
        <w:t xml:space="preserve"> </w:t>
      </w:r>
    </w:p>
    <w:p w14:paraId="3DB90F66" w14:textId="3168AC2C" w:rsidR="006C1548" w:rsidRPr="00E107BA" w:rsidRDefault="006C1548" w:rsidP="006C1548">
      <w:pPr>
        <w:pStyle w:val="ListParagraph"/>
        <w:numPr>
          <w:ilvl w:val="1"/>
          <w:numId w:val="4"/>
        </w:numPr>
        <w:spacing w:after="160" w:line="259" w:lineRule="auto"/>
        <w:rPr>
          <w:rFonts w:ascii="Times New Roman" w:hAnsi="Times New Roman"/>
          <w:sz w:val="24"/>
          <w:szCs w:val="24"/>
        </w:rPr>
      </w:pPr>
      <w:r w:rsidRPr="00E107BA">
        <w:rPr>
          <w:rFonts w:ascii="Times New Roman" w:hAnsi="Times New Roman"/>
          <w:sz w:val="24"/>
          <w:szCs w:val="24"/>
        </w:rPr>
        <w:t>It may or may not be possible to see negative order fringes</w:t>
      </w:r>
      <w:r w:rsidR="00DB5832">
        <w:rPr>
          <w:rFonts w:ascii="Times New Roman" w:hAnsi="Times New Roman"/>
          <w:sz w:val="24"/>
          <w:szCs w:val="24"/>
        </w:rPr>
        <w:t xml:space="preserve"> for your setup angle</w:t>
      </w:r>
      <w:r w:rsidRPr="00E107BA">
        <w:rPr>
          <w:rFonts w:ascii="Times New Roman" w:hAnsi="Times New Roman"/>
          <w:sz w:val="24"/>
          <w:szCs w:val="24"/>
        </w:rPr>
        <w:t>.</w:t>
      </w:r>
    </w:p>
    <w:p w14:paraId="7F909CDC" w14:textId="77777777" w:rsidR="006C1548" w:rsidRPr="00E107BA" w:rsidRDefault="006C1548" w:rsidP="006C1548">
      <w:pPr>
        <w:pStyle w:val="ListParagraph"/>
        <w:numPr>
          <w:ilvl w:val="1"/>
          <w:numId w:val="4"/>
        </w:numPr>
        <w:spacing w:after="160" w:line="259" w:lineRule="auto"/>
        <w:rPr>
          <w:rFonts w:ascii="Times New Roman" w:hAnsi="Times New Roman"/>
          <w:sz w:val="24"/>
          <w:szCs w:val="24"/>
        </w:rPr>
      </w:pPr>
      <w:r w:rsidRPr="00E107BA">
        <w:rPr>
          <w:rFonts w:ascii="Times New Roman" w:hAnsi="Times New Roman"/>
          <w:sz w:val="24"/>
          <w:szCs w:val="24"/>
        </w:rPr>
        <w:t xml:space="preserve">This depends in a very sensitive manner upon the initial setup angles and positions. </w:t>
      </w:r>
    </w:p>
    <w:p w14:paraId="69DE97D5" w14:textId="77777777" w:rsidR="00740134" w:rsidRPr="00E107BA" w:rsidRDefault="00740134" w:rsidP="00740134">
      <w:pPr>
        <w:pStyle w:val="ListParagraph"/>
        <w:numPr>
          <w:ilvl w:val="0"/>
          <w:numId w:val="4"/>
        </w:numPr>
        <w:spacing w:after="160" w:line="259" w:lineRule="auto"/>
        <w:rPr>
          <w:rFonts w:ascii="Times New Roman" w:hAnsi="Times New Roman"/>
          <w:sz w:val="24"/>
          <w:szCs w:val="24"/>
        </w:rPr>
      </w:pPr>
      <w:r w:rsidRPr="00E107BA">
        <w:rPr>
          <w:rFonts w:ascii="Times New Roman" w:hAnsi="Times New Roman"/>
          <w:sz w:val="24"/>
          <w:szCs w:val="24"/>
        </w:rPr>
        <w:t xml:space="preserve">Adjust the laser beam and ruler in order to optimize the sharpness of the maxima. </w:t>
      </w:r>
    </w:p>
    <w:p w14:paraId="1B73C695" w14:textId="423744DA" w:rsidR="006C1548" w:rsidRDefault="006C1548" w:rsidP="006C1548">
      <w:pPr>
        <w:pStyle w:val="ListParagraph"/>
        <w:numPr>
          <w:ilvl w:val="1"/>
          <w:numId w:val="4"/>
        </w:numPr>
        <w:spacing w:after="160" w:line="259" w:lineRule="auto"/>
        <w:rPr>
          <w:rFonts w:ascii="Times New Roman" w:hAnsi="Times New Roman"/>
          <w:sz w:val="24"/>
          <w:szCs w:val="24"/>
        </w:rPr>
      </w:pPr>
      <w:r w:rsidRPr="00E107BA">
        <w:rPr>
          <w:rFonts w:ascii="Times New Roman" w:hAnsi="Times New Roman"/>
          <w:sz w:val="24"/>
          <w:szCs w:val="24"/>
        </w:rPr>
        <w:t>The laser should be reflecting off a specific set of rulings (markings on the ruler</w:t>
      </w:r>
      <w:proofErr w:type="gramStart"/>
      <w:r w:rsidRPr="00E107BA">
        <w:rPr>
          <w:rFonts w:ascii="Times New Roman" w:hAnsi="Times New Roman"/>
          <w:sz w:val="24"/>
          <w:szCs w:val="24"/>
        </w:rPr>
        <w:t>)</w:t>
      </w:r>
      <w:proofErr w:type="gramEnd"/>
      <w:r w:rsidRPr="00E107BA">
        <w:rPr>
          <w:rFonts w:ascii="Times New Roman" w:hAnsi="Times New Roman"/>
          <w:sz w:val="24"/>
          <w:szCs w:val="24"/>
        </w:rPr>
        <w:t xml:space="preserve"> and you must know which ones.</w:t>
      </w:r>
      <w:r w:rsidR="000B61AF">
        <w:rPr>
          <w:rFonts w:ascii="Times New Roman" w:hAnsi="Times New Roman"/>
          <w:sz w:val="24"/>
          <w:szCs w:val="24"/>
        </w:rPr>
        <w:t xml:space="preserve">  Do not get the units wrong.</w:t>
      </w:r>
    </w:p>
    <w:p w14:paraId="0C56B33F" w14:textId="17E85069" w:rsidR="00E12AD1" w:rsidRPr="00E107BA" w:rsidRDefault="00E12AD1" w:rsidP="006C1548">
      <w:pPr>
        <w:pStyle w:val="ListParagraph"/>
        <w:numPr>
          <w:ilvl w:val="1"/>
          <w:numId w:val="4"/>
        </w:numPr>
        <w:spacing w:after="160" w:line="259" w:lineRule="auto"/>
        <w:rPr>
          <w:rFonts w:ascii="Times New Roman" w:hAnsi="Times New Roman"/>
          <w:sz w:val="24"/>
          <w:szCs w:val="24"/>
        </w:rPr>
      </w:pPr>
      <w:r>
        <w:rPr>
          <w:rFonts w:ascii="Times New Roman" w:hAnsi="Times New Roman"/>
          <w:sz w:val="24"/>
          <w:szCs w:val="24"/>
        </w:rPr>
        <w:t xml:space="preserve">You will need to measure the distance from the center of the laser spot on the ruler to the wall.   </w:t>
      </w:r>
    </w:p>
    <w:p w14:paraId="439613CD" w14:textId="7D4A5841" w:rsidR="006C1548" w:rsidRPr="00E107BA" w:rsidRDefault="00740134" w:rsidP="00740134">
      <w:pPr>
        <w:pStyle w:val="ListParagraph"/>
        <w:numPr>
          <w:ilvl w:val="0"/>
          <w:numId w:val="4"/>
        </w:numPr>
        <w:spacing w:after="160" w:line="259" w:lineRule="auto"/>
        <w:rPr>
          <w:rFonts w:ascii="Times New Roman" w:hAnsi="Times New Roman"/>
          <w:sz w:val="24"/>
          <w:szCs w:val="24"/>
        </w:rPr>
      </w:pPr>
      <w:r w:rsidRPr="00E107BA">
        <w:rPr>
          <w:rFonts w:ascii="Times New Roman" w:hAnsi="Times New Roman"/>
          <w:sz w:val="24"/>
          <w:szCs w:val="24"/>
        </w:rPr>
        <w:t xml:space="preserve">Carefully </w:t>
      </w:r>
      <w:r w:rsidR="006C1548" w:rsidRPr="00E107BA">
        <w:rPr>
          <w:rFonts w:ascii="Times New Roman" w:hAnsi="Times New Roman"/>
          <w:sz w:val="24"/>
          <w:szCs w:val="24"/>
        </w:rPr>
        <w:t>mark off the positions for fringes ordering n=0,1,</w:t>
      </w:r>
      <w:proofErr w:type="gramStart"/>
      <w:r w:rsidR="006C1548" w:rsidRPr="00E107BA">
        <w:rPr>
          <w:rFonts w:ascii="Times New Roman" w:hAnsi="Times New Roman"/>
          <w:sz w:val="24"/>
          <w:szCs w:val="24"/>
        </w:rPr>
        <w:t>2,3,…</w:t>
      </w:r>
      <w:proofErr w:type="gramEnd"/>
      <w:r w:rsidR="006C1548" w:rsidRPr="00E107BA">
        <w:rPr>
          <w:rFonts w:ascii="Times New Roman" w:hAnsi="Times New Roman"/>
          <w:sz w:val="24"/>
          <w:szCs w:val="24"/>
        </w:rPr>
        <w:t>.</w:t>
      </w:r>
      <w:r w:rsidRPr="00E107BA">
        <w:rPr>
          <w:rFonts w:ascii="Times New Roman" w:hAnsi="Times New Roman"/>
          <w:sz w:val="24"/>
          <w:szCs w:val="24"/>
        </w:rPr>
        <w:t xml:space="preserve"> for as many maxima as you can distinguish</w:t>
      </w:r>
      <w:r w:rsidR="006C1548" w:rsidRPr="00E107BA">
        <w:rPr>
          <w:rFonts w:ascii="Times New Roman" w:hAnsi="Times New Roman"/>
          <w:sz w:val="24"/>
          <w:szCs w:val="24"/>
        </w:rPr>
        <w:t>.</w:t>
      </w:r>
      <w:r w:rsidR="00003233">
        <w:rPr>
          <w:rFonts w:ascii="Times New Roman" w:hAnsi="Times New Roman"/>
          <w:sz w:val="24"/>
          <w:szCs w:val="24"/>
        </w:rPr>
        <w:t xml:space="preserve"> </w:t>
      </w:r>
      <w:r w:rsidR="000B61AF">
        <w:rPr>
          <w:rFonts w:ascii="Times New Roman" w:hAnsi="Times New Roman"/>
          <w:sz w:val="24"/>
          <w:szCs w:val="24"/>
        </w:rPr>
        <w:t xml:space="preserve"> I’ll show you where to mark since there are subsidiary fringes (fringe within a fringe). </w:t>
      </w:r>
      <w:r w:rsidR="006C1548" w:rsidRPr="00E107BA">
        <w:rPr>
          <w:rFonts w:ascii="Times New Roman" w:hAnsi="Times New Roman"/>
          <w:sz w:val="24"/>
          <w:szCs w:val="24"/>
        </w:rPr>
        <w:t xml:space="preserve">When you take your paper down, you can measure the positions from the center plane </w:t>
      </w:r>
      <w:proofErr w:type="spellStart"/>
      <w:r w:rsidR="006C1548" w:rsidRPr="00E107BA">
        <w:rPr>
          <w:rFonts w:ascii="Times New Roman" w:hAnsi="Times New Roman"/>
          <w:sz w:val="24"/>
          <w:szCs w:val="24"/>
        </w:rPr>
        <w:t>y</w:t>
      </w:r>
      <w:r w:rsidR="006C1548" w:rsidRPr="00E107BA">
        <w:rPr>
          <w:rFonts w:ascii="Times New Roman" w:hAnsi="Times New Roman"/>
          <w:sz w:val="24"/>
          <w:szCs w:val="24"/>
          <w:vertAlign w:val="subscript"/>
        </w:rPr>
        <w:t>o</w:t>
      </w:r>
      <w:proofErr w:type="spellEnd"/>
      <w:r w:rsidR="006C1548" w:rsidRPr="00E107BA">
        <w:rPr>
          <w:rFonts w:ascii="Times New Roman" w:hAnsi="Times New Roman"/>
          <w:sz w:val="24"/>
          <w:szCs w:val="24"/>
        </w:rPr>
        <w:t>, y</w:t>
      </w:r>
      <w:r w:rsidR="006C1548" w:rsidRPr="00E107BA">
        <w:rPr>
          <w:rFonts w:ascii="Times New Roman" w:hAnsi="Times New Roman"/>
          <w:sz w:val="24"/>
          <w:szCs w:val="24"/>
          <w:vertAlign w:val="subscript"/>
        </w:rPr>
        <w:t>1</w:t>
      </w:r>
      <w:r w:rsidR="006C1548" w:rsidRPr="00E107BA">
        <w:rPr>
          <w:rFonts w:ascii="Times New Roman" w:hAnsi="Times New Roman"/>
          <w:sz w:val="24"/>
          <w:szCs w:val="24"/>
        </w:rPr>
        <w:t>, y</w:t>
      </w:r>
      <w:proofErr w:type="gramStart"/>
      <w:r w:rsidR="006C1548" w:rsidRPr="00E107BA">
        <w:rPr>
          <w:rFonts w:ascii="Times New Roman" w:hAnsi="Times New Roman"/>
          <w:sz w:val="24"/>
          <w:szCs w:val="24"/>
          <w:vertAlign w:val="subscript"/>
        </w:rPr>
        <w:t>2</w:t>
      </w:r>
      <w:r w:rsidR="006C1548" w:rsidRPr="00E107BA">
        <w:rPr>
          <w:rFonts w:ascii="Times New Roman" w:hAnsi="Times New Roman"/>
          <w:sz w:val="24"/>
          <w:szCs w:val="24"/>
        </w:rPr>
        <w:t>,…</w:t>
      </w:r>
      <w:proofErr w:type="gramEnd"/>
      <w:r w:rsidRPr="00E107BA">
        <w:rPr>
          <w:rFonts w:ascii="Times New Roman" w:hAnsi="Times New Roman"/>
          <w:sz w:val="24"/>
          <w:szCs w:val="24"/>
        </w:rPr>
        <w:t xml:space="preserve">. </w:t>
      </w:r>
    </w:p>
    <w:p w14:paraId="6F8278DC" w14:textId="77777777" w:rsidR="006C1548" w:rsidRPr="00E107BA" w:rsidRDefault="006C1548" w:rsidP="006C1548">
      <w:pPr>
        <w:pStyle w:val="ListParagraph"/>
        <w:numPr>
          <w:ilvl w:val="1"/>
          <w:numId w:val="4"/>
        </w:numPr>
        <w:spacing w:after="160" w:line="259" w:lineRule="auto"/>
        <w:rPr>
          <w:rFonts w:ascii="Times New Roman" w:hAnsi="Times New Roman"/>
          <w:sz w:val="24"/>
          <w:szCs w:val="24"/>
        </w:rPr>
      </w:pPr>
      <w:r w:rsidRPr="00E107BA">
        <w:rPr>
          <w:rFonts w:ascii="Times New Roman" w:hAnsi="Times New Roman"/>
          <w:sz w:val="24"/>
          <w:szCs w:val="24"/>
        </w:rPr>
        <w:t>You may notice that for each order, there is a bright spot and then stripes of subsidiary bright lines.</w:t>
      </w:r>
      <w:r w:rsidR="00003233">
        <w:rPr>
          <w:rFonts w:ascii="Times New Roman" w:hAnsi="Times New Roman"/>
          <w:sz w:val="24"/>
          <w:szCs w:val="24"/>
        </w:rPr>
        <w:t xml:space="preserve"> </w:t>
      </w:r>
      <w:r w:rsidRPr="00E107BA">
        <w:rPr>
          <w:rFonts w:ascii="Times New Roman" w:hAnsi="Times New Roman"/>
          <w:sz w:val="24"/>
          <w:szCs w:val="24"/>
        </w:rPr>
        <w:t xml:space="preserve">You want to mark the center of the big bright spot. </w:t>
      </w:r>
    </w:p>
    <w:p w14:paraId="7B638482" w14:textId="77777777" w:rsidR="007752B4" w:rsidRPr="00E107BA" w:rsidRDefault="007752B4" w:rsidP="006C1548">
      <w:pPr>
        <w:pStyle w:val="ListParagraph"/>
        <w:numPr>
          <w:ilvl w:val="1"/>
          <w:numId w:val="4"/>
        </w:numPr>
        <w:spacing w:after="160" w:line="259" w:lineRule="auto"/>
        <w:rPr>
          <w:rFonts w:ascii="Times New Roman" w:hAnsi="Times New Roman"/>
          <w:sz w:val="24"/>
          <w:szCs w:val="24"/>
        </w:rPr>
      </w:pPr>
      <w:r w:rsidRPr="00E107BA">
        <w:rPr>
          <w:rFonts w:ascii="Times New Roman" w:hAnsi="Times New Roman"/>
          <w:sz w:val="24"/>
          <w:szCs w:val="24"/>
        </w:rPr>
        <w:lastRenderedPageBreak/>
        <w:t xml:space="preserve">In general you can ignore the secondary fringes within a single order and stick to the primary. </w:t>
      </w:r>
    </w:p>
    <w:p w14:paraId="33DF6158" w14:textId="77777777" w:rsidR="00740134" w:rsidRPr="00E107BA" w:rsidRDefault="007752B4" w:rsidP="007752B4">
      <w:pPr>
        <w:pStyle w:val="ListParagraph"/>
        <w:numPr>
          <w:ilvl w:val="0"/>
          <w:numId w:val="4"/>
        </w:numPr>
        <w:spacing w:after="160" w:line="259" w:lineRule="auto"/>
        <w:rPr>
          <w:rFonts w:ascii="Times New Roman" w:hAnsi="Times New Roman"/>
          <w:sz w:val="24"/>
          <w:szCs w:val="24"/>
        </w:rPr>
      </w:pPr>
      <w:r w:rsidRPr="00E107BA">
        <w:rPr>
          <w:rFonts w:ascii="Times New Roman" w:hAnsi="Times New Roman"/>
          <w:sz w:val="24"/>
          <w:szCs w:val="24"/>
        </w:rPr>
        <w:t xml:space="preserve">After you measure the </w:t>
      </w:r>
      <w:proofErr w:type="spellStart"/>
      <w:r w:rsidRPr="00E107BA">
        <w:rPr>
          <w:rFonts w:ascii="Times New Roman" w:hAnsi="Times New Roman"/>
          <w:sz w:val="24"/>
          <w:szCs w:val="24"/>
        </w:rPr>
        <w:t>y</w:t>
      </w:r>
      <w:r w:rsidRPr="00E107BA">
        <w:rPr>
          <w:rFonts w:ascii="Times New Roman" w:hAnsi="Times New Roman"/>
          <w:sz w:val="24"/>
          <w:szCs w:val="24"/>
          <w:vertAlign w:val="subscript"/>
        </w:rPr>
        <w:t>n</w:t>
      </w:r>
      <w:proofErr w:type="spellEnd"/>
      <w:r w:rsidRPr="00E107BA">
        <w:rPr>
          <w:rFonts w:ascii="Times New Roman" w:hAnsi="Times New Roman"/>
          <w:sz w:val="24"/>
          <w:szCs w:val="24"/>
        </w:rPr>
        <w:t xml:space="preserve"> for all your data, you will need to establish a method for fitting and decide if all your data satisfies the small angle approximation. </w:t>
      </w:r>
    </w:p>
    <w:p w14:paraId="68EA04FA" w14:textId="77777777" w:rsidR="005637C3" w:rsidRDefault="005637C3" w:rsidP="00740134">
      <w:pPr>
        <w:pStyle w:val="ListParagraph"/>
        <w:numPr>
          <w:ilvl w:val="0"/>
          <w:numId w:val="4"/>
        </w:numPr>
        <w:spacing w:after="160" w:line="259" w:lineRule="auto"/>
        <w:rPr>
          <w:rFonts w:ascii="Times New Roman" w:hAnsi="Times New Roman"/>
          <w:sz w:val="24"/>
          <w:szCs w:val="24"/>
        </w:rPr>
      </w:pPr>
      <w:r>
        <w:rPr>
          <w:rFonts w:ascii="Times New Roman" w:hAnsi="Times New Roman"/>
          <w:sz w:val="24"/>
          <w:szCs w:val="24"/>
        </w:rPr>
        <w:t xml:space="preserve">I AM ONLY GOING TO HAVE YOU PERFORM THE </w:t>
      </w:r>
      <w:proofErr w:type="gramStart"/>
      <w:r>
        <w:rPr>
          <w:rFonts w:ascii="Times New Roman" w:hAnsi="Times New Roman"/>
          <w:sz w:val="24"/>
          <w:szCs w:val="24"/>
        </w:rPr>
        <w:t>NON LINEAR</w:t>
      </w:r>
      <w:proofErr w:type="gramEnd"/>
      <w:r>
        <w:rPr>
          <w:rFonts w:ascii="Times New Roman" w:hAnsi="Times New Roman"/>
          <w:sz w:val="24"/>
          <w:szCs w:val="24"/>
        </w:rPr>
        <w:t xml:space="preserve"> FIT.  You may use Origin, </w:t>
      </w:r>
      <w:proofErr w:type="spellStart"/>
      <w:r>
        <w:rPr>
          <w:rFonts w:ascii="Times New Roman" w:hAnsi="Times New Roman"/>
          <w:sz w:val="24"/>
          <w:szCs w:val="24"/>
        </w:rPr>
        <w:t>Matlab</w:t>
      </w:r>
      <w:proofErr w:type="spellEnd"/>
      <w:r>
        <w:rPr>
          <w:rFonts w:ascii="Times New Roman" w:hAnsi="Times New Roman"/>
          <w:sz w:val="24"/>
          <w:szCs w:val="24"/>
        </w:rPr>
        <w:t xml:space="preserve">, or Python, or other.  I give you in my “Schawlow Ruler Discussion” notes---most of the way to solving for </w:t>
      </w:r>
      <w:r w:rsidRPr="005637C3">
        <w:rPr>
          <w:rFonts w:ascii="Times New Roman" w:hAnsi="Times New Roman"/>
          <w:sz w:val="24"/>
          <w:szCs w:val="24"/>
        </w:rPr>
        <w:t>y</w:t>
      </w:r>
      <w:proofErr w:type="gramStart"/>
      <w:r w:rsidRPr="005637C3">
        <w:rPr>
          <w:rFonts w:ascii="Times New Roman" w:hAnsi="Times New Roman"/>
          <w:sz w:val="24"/>
          <w:szCs w:val="24"/>
          <w:vertAlign w:val="superscript"/>
        </w:rPr>
        <w:t>2</w:t>
      </w:r>
      <w:r>
        <w:rPr>
          <w:rFonts w:ascii="Times New Roman" w:hAnsi="Times New Roman"/>
          <w:sz w:val="24"/>
          <w:szCs w:val="24"/>
        </w:rPr>
        <w:t xml:space="preserve"> .</w:t>
      </w:r>
      <w:proofErr w:type="gramEnd"/>
      <w:r>
        <w:rPr>
          <w:rFonts w:ascii="Times New Roman" w:hAnsi="Times New Roman"/>
          <w:sz w:val="24"/>
          <w:szCs w:val="24"/>
        </w:rPr>
        <w:t xml:space="preserve">   Your fit should have y</w:t>
      </w:r>
      <w:r>
        <w:rPr>
          <w:rFonts w:ascii="Times New Roman" w:hAnsi="Times New Roman"/>
          <w:sz w:val="24"/>
          <w:szCs w:val="24"/>
          <w:vertAlign w:val="superscript"/>
        </w:rPr>
        <w:t>2</w:t>
      </w:r>
      <w:r>
        <w:rPr>
          <w:rFonts w:ascii="Times New Roman" w:hAnsi="Times New Roman"/>
          <w:sz w:val="24"/>
          <w:szCs w:val="24"/>
        </w:rPr>
        <w:t xml:space="preserve"> on the vertical and n on the horizontal axis.  The </w:t>
      </w:r>
      <w:proofErr w:type="gramStart"/>
      <w:r>
        <w:rPr>
          <w:rFonts w:ascii="Times New Roman" w:hAnsi="Times New Roman"/>
          <w:sz w:val="24"/>
          <w:szCs w:val="24"/>
        </w:rPr>
        <w:t>open ended</w:t>
      </w:r>
      <w:proofErr w:type="gramEnd"/>
      <w:r>
        <w:rPr>
          <w:rFonts w:ascii="Times New Roman" w:hAnsi="Times New Roman"/>
          <w:sz w:val="24"/>
          <w:szCs w:val="24"/>
        </w:rPr>
        <w:t xml:space="preserve"> parameter to determine MUST be the wavelength.  We hypothetically know things like the wall distance, the marking spacing, and the location of “zero” (not zero order fringe).  I leave it to your judgement to see if you need to fit one or several parameters.  </w:t>
      </w:r>
    </w:p>
    <w:p w14:paraId="1634CB1A" w14:textId="026066E9" w:rsidR="005637C3" w:rsidRDefault="005637C3" w:rsidP="005637C3">
      <w:pPr>
        <w:pStyle w:val="ListParagraph"/>
        <w:spacing w:after="160" w:line="259" w:lineRule="auto"/>
        <w:ind w:left="360"/>
        <w:rPr>
          <w:rFonts w:ascii="Times New Roman" w:hAnsi="Times New Roman"/>
          <w:sz w:val="24"/>
          <w:szCs w:val="24"/>
        </w:rPr>
      </w:pPr>
    </w:p>
    <w:p w14:paraId="4758B08A" w14:textId="7B7C23C1" w:rsidR="005637C3" w:rsidRDefault="005637C3" w:rsidP="005637C3">
      <w:pPr>
        <w:pStyle w:val="ListParagraph"/>
        <w:spacing w:after="160" w:line="259" w:lineRule="auto"/>
        <w:ind w:left="360"/>
        <w:rPr>
          <w:rFonts w:ascii="Times New Roman" w:hAnsi="Times New Roman"/>
          <w:sz w:val="24"/>
          <w:szCs w:val="24"/>
        </w:rPr>
      </w:pPr>
      <w:r>
        <w:rPr>
          <w:rFonts w:ascii="Times New Roman" w:hAnsi="Times New Roman"/>
          <w:sz w:val="24"/>
          <w:szCs w:val="24"/>
        </w:rPr>
        <w:t>If you wish to also check fit with small angle approximation, you may do so---but our data goes beyond small angle, so you will need to justify carefully where to cut off (what n).</w:t>
      </w:r>
    </w:p>
    <w:p w14:paraId="6328BBE6" w14:textId="2E85CDBD" w:rsidR="005637C3" w:rsidRDefault="005637C3" w:rsidP="005637C3">
      <w:pPr>
        <w:pStyle w:val="ListParagraph"/>
        <w:spacing w:after="160" w:line="259" w:lineRule="auto"/>
        <w:ind w:left="360"/>
        <w:rPr>
          <w:rFonts w:ascii="Times New Roman" w:hAnsi="Times New Roman"/>
          <w:sz w:val="24"/>
          <w:szCs w:val="24"/>
        </w:rPr>
      </w:pPr>
      <w:r>
        <w:rPr>
          <w:rFonts w:ascii="Times New Roman" w:hAnsi="Times New Roman"/>
          <w:sz w:val="24"/>
          <w:szCs w:val="24"/>
        </w:rPr>
        <w:t xml:space="preserve"> </w:t>
      </w:r>
    </w:p>
    <w:p w14:paraId="5E3293E4" w14:textId="4FB85A83" w:rsidR="009169AC" w:rsidRPr="009169AC" w:rsidRDefault="009169AC" w:rsidP="005637C3">
      <w:pPr>
        <w:pStyle w:val="ListParagraph"/>
        <w:spacing w:after="160" w:line="259" w:lineRule="auto"/>
        <w:ind w:left="360"/>
        <w:rPr>
          <w:rFonts w:ascii="Times New Roman" w:hAnsi="Times New Roman"/>
          <w:b/>
          <w:bCs/>
          <w:sz w:val="24"/>
          <w:szCs w:val="24"/>
        </w:rPr>
      </w:pPr>
      <w:r w:rsidRPr="009169AC">
        <w:rPr>
          <w:rFonts w:ascii="Times New Roman" w:hAnsi="Times New Roman"/>
          <w:b/>
          <w:bCs/>
          <w:sz w:val="24"/>
          <w:szCs w:val="24"/>
        </w:rPr>
        <w:t xml:space="preserve">We are not doing the underlined linear fit small angle approx. (what for), but I have left in the discussion.   You may want to know how to do the small angle fit anyway—since I will ask you to do that with two data points on your “hands on lab skills”.   </w:t>
      </w:r>
    </w:p>
    <w:p w14:paraId="6FA4CA11" w14:textId="77777777" w:rsidR="009169AC" w:rsidRDefault="009169AC" w:rsidP="005637C3">
      <w:pPr>
        <w:pStyle w:val="ListParagraph"/>
        <w:spacing w:after="160" w:line="259" w:lineRule="auto"/>
        <w:ind w:left="360"/>
        <w:rPr>
          <w:rFonts w:ascii="Times New Roman" w:hAnsi="Times New Roman"/>
          <w:sz w:val="24"/>
          <w:szCs w:val="24"/>
        </w:rPr>
      </w:pPr>
    </w:p>
    <w:p w14:paraId="1BA63906" w14:textId="2CBD5107" w:rsidR="00740134" w:rsidRPr="009169AC" w:rsidRDefault="005637C3" w:rsidP="005637C3">
      <w:pPr>
        <w:pStyle w:val="ListParagraph"/>
        <w:spacing w:after="160" w:line="259" w:lineRule="auto"/>
        <w:ind w:left="360"/>
        <w:rPr>
          <w:rFonts w:ascii="Times New Roman" w:hAnsi="Times New Roman"/>
          <w:sz w:val="24"/>
          <w:szCs w:val="24"/>
          <w:u w:val="single"/>
        </w:rPr>
      </w:pPr>
      <w:r w:rsidRPr="009169AC">
        <w:rPr>
          <w:rFonts w:ascii="Times New Roman" w:hAnsi="Times New Roman"/>
          <w:sz w:val="24"/>
          <w:szCs w:val="24"/>
          <w:u w:val="single"/>
        </w:rPr>
        <w:t xml:space="preserve"> </w:t>
      </w:r>
      <w:r w:rsidR="00740134" w:rsidRPr="009169AC">
        <w:rPr>
          <w:rFonts w:ascii="Times New Roman" w:hAnsi="Times New Roman"/>
          <w:sz w:val="24"/>
          <w:szCs w:val="24"/>
          <w:u w:val="single"/>
        </w:rPr>
        <w:t xml:space="preserve">Using </w:t>
      </w:r>
      <w:r w:rsidR="00E107BA" w:rsidRPr="009169AC">
        <w:rPr>
          <w:rFonts w:ascii="Times New Roman" w:hAnsi="Times New Roman"/>
          <w:sz w:val="24"/>
          <w:szCs w:val="24"/>
          <w:u w:val="single"/>
        </w:rPr>
        <w:t xml:space="preserve">the </w:t>
      </w:r>
      <w:r w:rsidR="00740134" w:rsidRPr="009169AC">
        <w:rPr>
          <w:rFonts w:ascii="Times New Roman" w:hAnsi="Times New Roman"/>
          <w:sz w:val="24"/>
          <w:szCs w:val="24"/>
          <w:u w:val="single"/>
        </w:rPr>
        <w:t>least squared method, determine the wavelength of the laser source (with uncertainty) and compare it with its theoretical value (632.81646 nm in air). Schawlow</w:t>
      </w:r>
      <w:r w:rsidR="00E107BA" w:rsidRPr="009169AC">
        <w:rPr>
          <w:rFonts w:ascii="Times New Roman" w:hAnsi="Times New Roman"/>
          <w:sz w:val="24"/>
          <w:szCs w:val="24"/>
          <w:u w:val="single"/>
        </w:rPr>
        <w:t>’s</w:t>
      </w:r>
      <w:r w:rsidR="00740134" w:rsidRPr="009169AC">
        <w:rPr>
          <w:rFonts w:ascii="Times New Roman" w:hAnsi="Times New Roman"/>
          <w:sz w:val="24"/>
          <w:szCs w:val="24"/>
          <w:u w:val="single"/>
        </w:rPr>
        <w:t xml:space="preserve"> paper </w:t>
      </w:r>
      <w:proofErr w:type="gramStart"/>
      <w:r w:rsidR="00740134" w:rsidRPr="009169AC">
        <w:rPr>
          <w:rFonts w:ascii="Times New Roman" w:hAnsi="Times New Roman"/>
          <w:sz w:val="24"/>
          <w:szCs w:val="24"/>
          <w:u w:val="single"/>
        </w:rPr>
        <w:t>use</w:t>
      </w:r>
      <w:proofErr w:type="gramEnd"/>
      <w:r w:rsidR="00740134" w:rsidRPr="009169AC">
        <w:rPr>
          <w:rFonts w:ascii="Times New Roman" w:hAnsi="Times New Roman"/>
          <w:sz w:val="24"/>
          <w:szCs w:val="24"/>
          <w:u w:val="single"/>
        </w:rPr>
        <w:t xml:space="preserve"> a small angle approximation and keep</w:t>
      </w:r>
      <w:r w:rsidR="00E107BA" w:rsidRPr="009169AC">
        <w:rPr>
          <w:rFonts w:ascii="Times New Roman" w:hAnsi="Times New Roman"/>
          <w:sz w:val="24"/>
          <w:szCs w:val="24"/>
          <w:u w:val="single"/>
        </w:rPr>
        <w:t>s</w:t>
      </w:r>
      <w:r w:rsidR="00740134" w:rsidRPr="009169AC">
        <w:rPr>
          <w:rFonts w:ascii="Times New Roman" w:hAnsi="Times New Roman"/>
          <w:sz w:val="24"/>
          <w:szCs w:val="24"/>
          <w:u w:val="single"/>
        </w:rPr>
        <w:t xml:space="preserve"> only data points adhering to a “small angle”.</w:t>
      </w:r>
      <w:r w:rsidR="00003233" w:rsidRPr="009169AC">
        <w:rPr>
          <w:rFonts w:ascii="Times New Roman" w:hAnsi="Times New Roman"/>
          <w:sz w:val="24"/>
          <w:szCs w:val="24"/>
          <w:u w:val="single"/>
        </w:rPr>
        <w:t xml:space="preserve"> </w:t>
      </w:r>
      <w:r w:rsidR="00740134" w:rsidRPr="009169AC">
        <w:rPr>
          <w:rFonts w:ascii="Times New Roman" w:hAnsi="Times New Roman"/>
          <w:sz w:val="24"/>
          <w:szCs w:val="24"/>
          <w:u w:val="single"/>
        </w:rPr>
        <w:t>Your data will take you further than a small angle, also the initial angle your laser hits the ruler with will determine smallness of angles.</w:t>
      </w:r>
      <w:r w:rsidR="00003233" w:rsidRPr="009169AC">
        <w:rPr>
          <w:rFonts w:ascii="Times New Roman" w:hAnsi="Times New Roman"/>
          <w:sz w:val="24"/>
          <w:szCs w:val="24"/>
          <w:u w:val="single"/>
        </w:rPr>
        <w:t xml:space="preserve"> </w:t>
      </w:r>
      <w:r w:rsidR="00740134" w:rsidRPr="009169AC">
        <w:rPr>
          <w:rFonts w:ascii="Times New Roman" w:hAnsi="Times New Roman"/>
          <w:sz w:val="24"/>
          <w:szCs w:val="24"/>
          <w:u w:val="single"/>
        </w:rPr>
        <w:t>It is strongly suggested on this lab that you detail what is meant by “small angle”—and that you validate this with your data.</w:t>
      </w:r>
      <w:r w:rsidR="00003233" w:rsidRPr="009169AC">
        <w:rPr>
          <w:rFonts w:ascii="Times New Roman" w:hAnsi="Times New Roman"/>
          <w:sz w:val="24"/>
          <w:szCs w:val="24"/>
          <w:u w:val="single"/>
        </w:rPr>
        <w:t xml:space="preserve"> </w:t>
      </w:r>
      <w:r w:rsidR="00740134" w:rsidRPr="009169AC">
        <w:rPr>
          <w:rFonts w:ascii="Times New Roman" w:hAnsi="Times New Roman"/>
          <w:sz w:val="24"/>
          <w:szCs w:val="24"/>
          <w:u w:val="single"/>
        </w:rPr>
        <w:t>When does making the small angle approximation introduce more error than the uncertainties in the data point measurements themselves? Answering that last question should be an indicator as to when the small angle approximation is not valid.</w:t>
      </w:r>
      <w:r w:rsidR="00003233" w:rsidRPr="009169AC">
        <w:rPr>
          <w:rFonts w:ascii="Times New Roman" w:hAnsi="Times New Roman"/>
          <w:sz w:val="24"/>
          <w:szCs w:val="24"/>
          <w:u w:val="single"/>
        </w:rPr>
        <w:t xml:space="preserve"> </w:t>
      </w:r>
      <w:r w:rsidR="00740134" w:rsidRPr="009169AC">
        <w:rPr>
          <w:rFonts w:ascii="Times New Roman" w:hAnsi="Times New Roman"/>
          <w:sz w:val="24"/>
          <w:szCs w:val="24"/>
          <w:u w:val="single"/>
        </w:rPr>
        <w:t xml:space="preserve">To determine an answer to “how many data points should I keep and analyze with small angle” you may need to simulate data both with and without making the small angle approximation and see how far off the results </w:t>
      </w:r>
      <w:proofErr w:type="gramStart"/>
      <w:r w:rsidR="00740134" w:rsidRPr="009169AC">
        <w:rPr>
          <w:rFonts w:ascii="Times New Roman" w:hAnsi="Times New Roman"/>
          <w:sz w:val="24"/>
          <w:szCs w:val="24"/>
          <w:u w:val="single"/>
        </w:rPr>
        <w:t>are, and</w:t>
      </w:r>
      <w:proofErr w:type="gramEnd"/>
      <w:r w:rsidR="00740134" w:rsidRPr="009169AC">
        <w:rPr>
          <w:rFonts w:ascii="Times New Roman" w:hAnsi="Times New Roman"/>
          <w:sz w:val="24"/>
          <w:szCs w:val="24"/>
          <w:u w:val="single"/>
        </w:rPr>
        <w:t xml:space="preserve"> compare that to your predicted uncertainty (point by point).</w:t>
      </w:r>
    </w:p>
    <w:p w14:paraId="2F2D61F0" w14:textId="1BDDA026" w:rsidR="00A862CE" w:rsidRPr="009169AC" w:rsidRDefault="00A862CE" w:rsidP="00A862CE">
      <w:pPr>
        <w:pStyle w:val="ListParagraph"/>
        <w:numPr>
          <w:ilvl w:val="1"/>
          <w:numId w:val="4"/>
        </w:numPr>
        <w:spacing w:after="160" w:line="259" w:lineRule="auto"/>
        <w:rPr>
          <w:rFonts w:ascii="Times New Roman" w:hAnsi="Times New Roman"/>
          <w:sz w:val="24"/>
          <w:szCs w:val="24"/>
          <w:u w:val="single"/>
        </w:rPr>
      </w:pPr>
      <w:r w:rsidRPr="009169AC">
        <w:rPr>
          <w:rFonts w:ascii="Times New Roman" w:hAnsi="Times New Roman"/>
          <w:sz w:val="24"/>
          <w:szCs w:val="24"/>
          <w:u w:val="single"/>
        </w:rPr>
        <w:t xml:space="preserve">Your data analysis </w:t>
      </w:r>
      <w:r w:rsidR="009169AC">
        <w:rPr>
          <w:rFonts w:ascii="Times New Roman" w:hAnsi="Times New Roman"/>
          <w:sz w:val="24"/>
          <w:szCs w:val="24"/>
          <w:u w:val="single"/>
        </w:rPr>
        <w:t>…</w:t>
      </w:r>
      <w:r w:rsidR="000B61AF">
        <w:rPr>
          <w:rFonts w:ascii="Times New Roman" w:hAnsi="Times New Roman"/>
          <w:sz w:val="24"/>
          <w:szCs w:val="24"/>
          <w:u w:val="single"/>
        </w:rPr>
        <w:t xml:space="preserve">may or may </w:t>
      </w:r>
      <w:proofErr w:type="gramStart"/>
      <w:r w:rsidR="000B61AF">
        <w:rPr>
          <w:rFonts w:ascii="Times New Roman" w:hAnsi="Times New Roman"/>
          <w:sz w:val="24"/>
          <w:szCs w:val="24"/>
          <w:u w:val="single"/>
        </w:rPr>
        <w:t>not</w:t>
      </w:r>
      <w:r w:rsidR="009169AC">
        <w:rPr>
          <w:rFonts w:ascii="Times New Roman" w:hAnsi="Times New Roman"/>
          <w:sz w:val="24"/>
          <w:szCs w:val="24"/>
          <w:u w:val="single"/>
        </w:rPr>
        <w:t>..</w:t>
      </w:r>
      <w:proofErr w:type="gramEnd"/>
      <w:r w:rsidRPr="009169AC">
        <w:rPr>
          <w:rFonts w:ascii="Times New Roman" w:hAnsi="Times New Roman"/>
          <w:sz w:val="24"/>
          <w:szCs w:val="24"/>
          <w:u w:val="single"/>
        </w:rPr>
        <w:t xml:space="preserve"> include a linear fit with a small number of “n” up to some max.  To determine the wavelength.</w:t>
      </w:r>
    </w:p>
    <w:p w14:paraId="3C89A411" w14:textId="6576244C" w:rsidR="00A862CE" w:rsidRPr="00E107BA" w:rsidRDefault="009169AC" w:rsidP="00A862CE">
      <w:pPr>
        <w:pStyle w:val="ListParagraph"/>
        <w:numPr>
          <w:ilvl w:val="1"/>
          <w:numId w:val="4"/>
        </w:numPr>
        <w:spacing w:after="160" w:line="259" w:lineRule="auto"/>
        <w:rPr>
          <w:rFonts w:ascii="Times New Roman" w:hAnsi="Times New Roman"/>
          <w:sz w:val="24"/>
          <w:szCs w:val="24"/>
        </w:rPr>
      </w:pPr>
      <w:r>
        <w:rPr>
          <w:rFonts w:ascii="Times New Roman" w:hAnsi="Times New Roman"/>
          <w:sz w:val="24"/>
          <w:szCs w:val="24"/>
        </w:rPr>
        <w:t>DO THIS HERE----</w:t>
      </w:r>
      <w:r w:rsidR="00A862CE">
        <w:rPr>
          <w:rFonts w:ascii="Times New Roman" w:hAnsi="Times New Roman"/>
          <w:sz w:val="24"/>
          <w:szCs w:val="24"/>
        </w:rPr>
        <w:t xml:space="preserve">Your data analysis must include a non-linear fit (I use origin, but </w:t>
      </w:r>
      <w:proofErr w:type="spellStart"/>
      <w:r w:rsidR="00A862CE">
        <w:rPr>
          <w:rFonts w:ascii="Times New Roman" w:hAnsi="Times New Roman"/>
          <w:sz w:val="24"/>
          <w:szCs w:val="24"/>
        </w:rPr>
        <w:t>matlab</w:t>
      </w:r>
      <w:proofErr w:type="spellEnd"/>
      <w:r w:rsidR="00A862CE">
        <w:rPr>
          <w:rFonts w:ascii="Times New Roman" w:hAnsi="Times New Roman"/>
          <w:sz w:val="24"/>
          <w:szCs w:val="24"/>
        </w:rPr>
        <w:t xml:space="preserve">, or other are fine).  You will need to cartesian up the theory and fit accordingly to determine the wavelength.   </w:t>
      </w:r>
      <w:r>
        <w:rPr>
          <w:rFonts w:ascii="Times New Roman" w:hAnsi="Times New Roman"/>
          <w:sz w:val="24"/>
          <w:szCs w:val="24"/>
        </w:rPr>
        <w:t xml:space="preserve">NO SMALL ANGLE APPROX. </w:t>
      </w:r>
    </w:p>
    <w:p w14:paraId="52E65CAB" w14:textId="440142B4" w:rsidR="007752B4" w:rsidRPr="00E107BA" w:rsidRDefault="007752B4" w:rsidP="009169AC">
      <w:pPr>
        <w:pStyle w:val="ListParagraph"/>
        <w:spacing w:after="160" w:line="259" w:lineRule="auto"/>
        <w:ind w:left="360"/>
        <w:rPr>
          <w:rFonts w:ascii="Times New Roman" w:hAnsi="Times New Roman"/>
          <w:sz w:val="24"/>
          <w:szCs w:val="24"/>
        </w:rPr>
      </w:pPr>
    </w:p>
    <w:p w14:paraId="6A7DDC84" w14:textId="77777777" w:rsidR="00740134" w:rsidRPr="00E107BA" w:rsidRDefault="00740134" w:rsidP="00740134">
      <w:pPr>
        <w:pStyle w:val="ListParagraph"/>
        <w:numPr>
          <w:ilvl w:val="0"/>
          <w:numId w:val="4"/>
        </w:numPr>
        <w:spacing w:after="160" w:line="259" w:lineRule="auto"/>
        <w:rPr>
          <w:rFonts w:ascii="Times New Roman" w:hAnsi="Times New Roman"/>
          <w:sz w:val="24"/>
          <w:szCs w:val="24"/>
        </w:rPr>
      </w:pPr>
      <w:r w:rsidRPr="00E107BA">
        <w:rPr>
          <w:rFonts w:ascii="Times New Roman" w:hAnsi="Times New Roman"/>
          <w:sz w:val="24"/>
          <w:szCs w:val="24"/>
        </w:rPr>
        <w:t>Repeat all the process for a different set of ruler markings.</w:t>
      </w:r>
      <w:r w:rsidR="00003233">
        <w:rPr>
          <w:rFonts w:ascii="Times New Roman" w:hAnsi="Times New Roman"/>
          <w:sz w:val="24"/>
          <w:szCs w:val="24"/>
        </w:rPr>
        <w:t xml:space="preserve"> </w:t>
      </w:r>
      <w:r w:rsidR="007752B4" w:rsidRPr="00E107BA">
        <w:rPr>
          <w:rFonts w:ascii="Times New Roman" w:hAnsi="Times New Roman"/>
          <w:sz w:val="24"/>
          <w:szCs w:val="24"/>
        </w:rPr>
        <w:t xml:space="preserve">Make sure you record the markings used for each set of “dots” on your paper. </w:t>
      </w:r>
    </w:p>
    <w:p w14:paraId="7981B055" w14:textId="6E356B77" w:rsidR="007752B4" w:rsidRDefault="007752B4" w:rsidP="00740134">
      <w:pPr>
        <w:pStyle w:val="ListParagraph"/>
        <w:numPr>
          <w:ilvl w:val="0"/>
          <w:numId w:val="4"/>
        </w:numPr>
        <w:spacing w:after="160" w:line="259" w:lineRule="auto"/>
        <w:rPr>
          <w:rFonts w:ascii="Times New Roman" w:hAnsi="Times New Roman"/>
          <w:sz w:val="24"/>
          <w:szCs w:val="24"/>
        </w:rPr>
      </w:pPr>
      <w:r w:rsidRPr="00E107BA">
        <w:rPr>
          <w:rFonts w:ascii="Times New Roman" w:hAnsi="Times New Roman"/>
          <w:sz w:val="24"/>
          <w:szCs w:val="24"/>
        </w:rPr>
        <w:t xml:space="preserve">Make sure you measure the distance from the center of your laser spot to the wall. </w:t>
      </w:r>
    </w:p>
    <w:p w14:paraId="12689F62" w14:textId="06262972" w:rsidR="00A862CE" w:rsidRDefault="00A862CE" w:rsidP="00740134">
      <w:pPr>
        <w:pStyle w:val="ListParagraph"/>
        <w:numPr>
          <w:ilvl w:val="0"/>
          <w:numId w:val="4"/>
        </w:numPr>
        <w:spacing w:after="160" w:line="259" w:lineRule="auto"/>
        <w:rPr>
          <w:rFonts w:ascii="Times New Roman" w:hAnsi="Times New Roman"/>
          <w:sz w:val="24"/>
          <w:szCs w:val="24"/>
        </w:rPr>
      </w:pPr>
      <w:r>
        <w:rPr>
          <w:rFonts w:ascii="Times New Roman" w:hAnsi="Times New Roman"/>
          <w:sz w:val="24"/>
          <w:szCs w:val="24"/>
        </w:rPr>
        <w:t xml:space="preserve">This lab is often a “redo” on data, so be careful the first time. </w:t>
      </w:r>
    </w:p>
    <w:p w14:paraId="0110B53D" w14:textId="185A951E" w:rsidR="009169AC" w:rsidRDefault="009169AC" w:rsidP="00740134">
      <w:pPr>
        <w:pStyle w:val="ListParagraph"/>
        <w:numPr>
          <w:ilvl w:val="0"/>
          <w:numId w:val="4"/>
        </w:numPr>
        <w:spacing w:after="160" w:line="259" w:lineRule="auto"/>
        <w:rPr>
          <w:rFonts w:ascii="Times New Roman" w:hAnsi="Times New Roman"/>
          <w:sz w:val="24"/>
          <w:szCs w:val="24"/>
        </w:rPr>
      </w:pPr>
      <w:r>
        <w:rPr>
          <w:rFonts w:ascii="Times New Roman" w:hAnsi="Times New Roman"/>
          <w:sz w:val="24"/>
          <w:szCs w:val="24"/>
        </w:rPr>
        <w:t>The most important data point to find is where is y=0</w:t>
      </w:r>
      <w:proofErr w:type="gramStart"/>
      <w:r>
        <w:rPr>
          <w:rFonts w:ascii="Times New Roman" w:hAnsi="Times New Roman"/>
          <w:sz w:val="24"/>
          <w:szCs w:val="24"/>
        </w:rPr>
        <w:t xml:space="preserve">   (</w:t>
      </w:r>
      <w:proofErr w:type="gramEnd"/>
      <w:r>
        <w:rPr>
          <w:rFonts w:ascii="Times New Roman" w:hAnsi="Times New Roman"/>
          <w:sz w:val="24"/>
          <w:szCs w:val="24"/>
        </w:rPr>
        <w:t xml:space="preserve">THIS IS NOT THE n=0 FRINGE).  All data is measured from y=0, so if it is off, everything is off---REDO.   BUMMER. </w:t>
      </w:r>
    </w:p>
    <w:p w14:paraId="0B881119" w14:textId="73C22BB0" w:rsidR="000B61AF" w:rsidRPr="00E107BA" w:rsidRDefault="000B61AF" w:rsidP="00740134">
      <w:pPr>
        <w:pStyle w:val="ListParagraph"/>
        <w:numPr>
          <w:ilvl w:val="0"/>
          <w:numId w:val="4"/>
        </w:numPr>
        <w:spacing w:after="160" w:line="259" w:lineRule="auto"/>
        <w:rPr>
          <w:rFonts w:ascii="Times New Roman" w:hAnsi="Times New Roman"/>
          <w:sz w:val="24"/>
          <w:szCs w:val="24"/>
        </w:rPr>
      </w:pPr>
      <w:r>
        <w:rPr>
          <w:rFonts w:ascii="Times New Roman" w:hAnsi="Times New Roman"/>
          <w:sz w:val="24"/>
          <w:szCs w:val="24"/>
        </w:rPr>
        <w:lastRenderedPageBreak/>
        <w:t xml:space="preserve">When you report your result for wavelength (that is what we measure), you can’t report two different wavelengths.  You have one result.  Figure out how to put your multiple measurements together to report one </w:t>
      </w:r>
      <w:proofErr w:type="gramStart"/>
      <w:r>
        <w:rPr>
          <w:rFonts w:ascii="Times New Roman" w:hAnsi="Times New Roman"/>
          <w:sz w:val="24"/>
          <w:szCs w:val="24"/>
        </w:rPr>
        <w:t>final result</w:t>
      </w:r>
      <w:proofErr w:type="gramEnd"/>
      <w:r>
        <w:rPr>
          <w:rFonts w:ascii="Times New Roman" w:hAnsi="Times New Roman"/>
          <w:sz w:val="24"/>
          <w:szCs w:val="24"/>
        </w:rPr>
        <w:t xml:space="preserve">. </w:t>
      </w:r>
    </w:p>
    <w:p w14:paraId="7F569ACC" w14:textId="77777777" w:rsidR="007F154C" w:rsidRPr="00E107BA" w:rsidRDefault="007F154C" w:rsidP="00E56A84">
      <w:pPr>
        <w:rPr>
          <w:rFonts w:ascii="Times New Roman" w:hAnsi="Times New Roman"/>
          <w:b/>
          <w:sz w:val="24"/>
          <w:szCs w:val="24"/>
        </w:rPr>
      </w:pPr>
    </w:p>
    <w:sectPr w:rsidR="007F154C" w:rsidRPr="00E107BA" w:rsidSect="002012E6">
      <w:pgSz w:w="12240" w:h="15840"/>
      <w:pgMar w:top="1440" w:right="1440" w:bottom="1440" w:left="1440" w:header="720" w:footer="720" w:gutter="0"/>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737D9"/>
    <w:multiLevelType w:val="hybridMultilevel"/>
    <w:tmpl w:val="5DC84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853E25"/>
    <w:multiLevelType w:val="hybridMultilevel"/>
    <w:tmpl w:val="3FAAAA1C"/>
    <w:lvl w:ilvl="0" w:tplc="735E3C06">
      <w:numFmt w:val="bullet"/>
      <w:lvlText w:val="•"/>
      <w:lvlJc w:val="left"/>
      <w:pPr>
        <w:ind w:left="720" w:hanging="360"/>
      </w:pPr>
      <w:rPr>
        <w:rFonts w:ascii="Calibri" w:eastAsiaTheme="minorHAnsi" w:hAnsi="Calibri" w:cs="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4E3BE8"/>
    <w:multiLevelType w:val="hybridMultilevel"/>
    <w:tmpl w:val="0728FF9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3B527BDF"/>
    <w:multiLevelType w:val="hybridMultilevel"/>
    <w:tmpl w:val="51AA605E"/>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D2B59C1"/>
    <w:multiLevelType w:val="hybridMultilevel"/>
    <w:tmpl w:val="A7C479DA"/>
    <w:lvl w:ilvl="0" w:tplc="240C3178">
      <w:start w:val="1"/>
      <w:numFmt w:val="upperRoman"/>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1E03D07"/>
    <w:multiLevelType w:val="hybridMultilevel"/>
    <w:tmpl w:val="EAA45338"/>
    <w:lvl w:ilvl="0" w:tplc="280A784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5696569">
    <w:abstractNumId w:val="2"/>
  </w:num>
  <w:num w:numId="2" w16cid:durableId="64843535">
    <w:abstractNumId w:val="5"/>
  </w:num>
  <w:num w:numId="3" w16cid:durableId="1002513166">
    <w:abstractNumId w:val="0"/>
  </w:num>
  <w:num w:numId="4" w16cid:durableId="89931986">
    <w:abstractNumId w:val="3"/>
  </w:num>
  <w:num w:numId="5" w16cid:durableId="1292394772">
    <w:abstractNumId w:val="1"/>
  </w:num>
  <w:num w:numId="6" w16cid:durableId="821888405">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olbert, Thomas">
    <w15:presenceInfo w15:providerId="None" w15:userId="Colbert, Thoma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embedSystemFonts/>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4077"/>
    <w:rsid w:val="00003233"/>
    <w:rsid w:val="00065882"/>
    <w:rsid w:val="000B61AF"/>
    <w:rsid w:val="002012E6"/>
    <w:rsid w:val="00266E60"/>
    <w:rsid w:val="00313624"/>
    <w:rsid w:val="004B36D1"/>
    <w:rsid w:val="004D4077"/>
    <w:rsid w:val="005637C3"/>
    <w:rsid w:val="00664B52"/>
    <w:rsid w:val="006B5807"/>
    <w:rsid w:val="006C1548"/>
    <w:rsid w:val="00740134"/>
    <w:rsid w:val="00765D72"/>
    <w:rsid w:val="007752B4"/>
    <w:rsid w:val="007F154C"/>
    <w:rsid w:val="00803B63"/>
    <w:rsid w:val="008E5878"/>
    <w:rsid w:val="009169AC"/>
    <w:rsid w:val="0094275D"/>
    <w:rsid w:val="009D174E"/>
    <w:rsid w:val="00A120D0"/>
    <w:rsid w:val="00A862CE"/>
    <w:rsid w:val="00AC45C5"/>
    <w:rsid w:val="00BF0D6A"/>
    <w:rsid w:val="00CC2C66"/>
    <w:rsid w:val="00D72B65"/>
    <w:rsid w:val="00D74A4F"/>
    <w:rsid w:val="00D866D1"/>
    <w:rsid w:val="00DB5832"/>
    <w:rsid w:val="00DC239D"/>
    <w:rsid w:val="00E104A5"/>
    <w:rsid w:val="00E107BA"/>
    <w:rsid w:val="00E12AD1"/>
    <w:rsid w:val="00E56A84"/>
    <w:rsid w:val="00ED6D6D"/>
    <w:rsid w:val="00EF53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2083E7"/>
  <w15:docId w15:val="{686DAC57-F293-4318-B6E0-6E1A958D0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Helvetica" w:hAnsi="Helveti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65D72"/>
    <w:pPr>
      <w:ind w:left="720"/>
      <w:contextualSpacing/>
    </w:pPr>
  </w:style>
  <w:style w:type="character" w:styleId="Hyperlink">
    <w:name w:val="Hyperlink"/>
    <w:basedOn w:val="DefaultParagraphFont"/>
    <w:uiPriority w:val="99"/>
    <w:unhideWhenUsed/>
    <w:rsid w:val="008E5878"/>
    <w:rPr>
      <w:color w:val="0000FF" w:themeColor="hyperlink"/>
      <w:u w:val="single"/>
    </w:rPr>
  </w:style>
  <w:style w:type="paragraph" w:styleId="BalloonText">
    <w:name w:val="Balloon Text"/>
    <w:basedOn w:val="Normal"/>
    <w:link w:val="BalloonTextChar"/>
    <w:uiPriority w:val="99"/>
    <w:semiHidden/>
    <w:unhideWhenUsed/>
    <w:rsid w:val="002012E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012E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nobelprize.org/prizes/physics/1981/schawlow/biographical/"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CE4BE6-2AFD-4961-AE3A-A2F508F69F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1533</Words>
  <Characters>7286</Characters>
  <Application>Microsoft Office Word</Application>
  <DocSecurity>0</DocSecurity>
  <Lines>127</Lines>
  <Paragraphs>59</Paragraphs>
  <ScaleCrop>false</ScaleCrop>
  <HeadingPairs>
    <vt:vector size="2" baseType="variant">
      <vt:variant>
        <vt:lpstr>Title</vt:lpstr>
      </vt:variant>
      <vt:variant>
        <vt:i4>1</vt:i4>
      </vt:variant>
    </vt:vector>
  </HeadingPairs>
  <TitlesOfParts>
    <vt:vector size="1" baseType="lpstr">
      <vt:lpstr>2</vt:lpstr>
    </vt:vector>
  </TitlesOfParts>
  <Company>ASU</Company>
  <LinksUpToDate>false</LinksUpToDate>
  <CharactersWithSpaces>8760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dc:title>
  <dc:subject/>
  <dc:creator>LPB</dc:creator>
  <cp:keywords/>
  <cp:lastModifiedBy>Colbert, Thomas</cp:lastModifiedBy>
  <cp:revision>2</cp:revision>
  <cp:lastPrinted>2011-01-13T14:48:00Z</cp:lastPrinted>
  <dcterms:created xsi:type="dcterms:W3CDTF">2026-08-23T15:58:00Z</dcterms:created>
  <dcterms:modified xsi:type="dcterms:W3CDTF">2026-08-23T15:58:00Z</dcterms:modified>
</cp:coreProperties>
</file>